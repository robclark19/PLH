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C9B83" w14:textId="284FC3E6" w:rsidR="00AD2D86" w:rsidRPr="00EF238A" w:rsidRDefault="006817C8" w:rsidP="006651DE">
      <w:pPr>
        <w:spacing w:after="0" w:line="480" w:lineRule="auto"/>
        <w:jc w:val="center"/>
        <w:rPr>
          <w:rFonts w:ascii="Times New Roman" w:hAnsi="Times New Roman" w:cs="Times New Roman"/>
          <w:sz w:val="24"/>
          <w:szCs w:val="24"/>
        </w:rPr>
      </w:pPr>
      <w:bookmarkStart w:id="0" w:name="_Hlk95226925"/>
      <w:r>
        <w:rPr>
          <w:rFonts w:ascii="Times New Roman" w:hAnsi="Times New Roman" w:cs="Times New Roman"/>
          <w:sz w:val="24"/>
          <w:szCs w:val="24"/>
        </w:rPr>
        <w:t xml:space="preserve">Tracking </w:t>
      </w:r>
      <w:commentRangeStart w:id="1"/>
      <w:commentRangeStart w:id="2"/>
      <w:r>
        <w:rPr>
          <w:rFonts w:ascii="Times New Roman" w:hAnsi="Times New Roman" w:cs="Times New Roman"/>
          <w:sz w:val="24"/>
          <w:szCs w:val="24"/>
        </w:rPr>
        <w:t xml:space="preserve">flight activity </w:t>
      </w:r>
      <w:commentRangeEnd w:id="1"/>
      <w:r w:rsidR="002112CC">
        <w:rPr>
          <w:rStyle w:val="CommentReference"/>
        </w:rPr>
        <w:commentReference w:id="1"/>
      </w:r>
      <w:commentRangeEnd w:id="2"/>
      <w:r w:rsidR="00167426">
        <w:rPr>
          <w:rStyle w:val="CommentReference"/>
        </w:rPr>
        <w:commentReference w:id="2"/>
      </w:r>
      <w:r>
        <w:rPr>
          <w:rFonts w:ascii="Times New Roman" w:hAnsi="Times New Roman" w:cs="Times New Roman"/>
          <w:sz w:val="24"/>
          <w:szCs w:val="24"/>
        </w:rPr>
        <w:t xml:space="preserve">of </w:t>
      </w:r>
      <w:r w:rsidR="00783877">
        <w:rPr>
          <w:rFonts w:ascii="Times New Roman" w:hAnsi="Times New Roman" w:cs="Times New Roman"/>
          <w:sz w:val="24"/>
          <w:szCs w:val="24"/>
        </w:rPr>
        <w:t>P</w:t>
      </w:r>
      <w:r w:rsidR="00AA3239" w:rsidRPr="00EF238A">
        <w:rPr>
          <w:rFonts w:ascii="Times New Roman" w:hAnsi="Times New Roman" w:cs="Times New Roman"/>
          <w:sz w:val="24"/>
          <w:szCs w:val="24"/>
        </w:rPr>
        <w:t xml:space="preserve">otato </w:t>
      </w:r>
      <w:r w:rsidR="00783877">
        <w:rPr>
          <w:rFonts w:ascii="Times New Roman" w:hAnsi="Times New Roman" w:cs="Times New Roman"/>
          <w:sz w:val="24"/>
          <w:szCs w:val="24"/>
        </w:rPr>
        <w:t>L</w:t>
      </w:r>
      <w:r w:rsidR="00AA3239" w:rsidRPr="00EF238A">
        <w:rPr>
          <w:rFonts w:ascii="Times New Roman" w:hAnsi="Times New Roman" w:cs="Times New Roman"/>
          <w:sz w:val="24"/>
          <w:szCs w:val="24"/>
        </w:rPr>
        <w:t>eafhopper (</w:t>
      </w:r>
      <w:r w:rsidR="00AF078D" w:rsidRPr="00EF238A">
        <w:rPr>
          <w:rFonts w:ascii="Times New Roman" w:hAnsi="Times New Roman" w:cs="Times New Roman"/>
          <w:sz w:val="24"/>
          <w:szCs w:val="24"/>
        </w:rPr>
        <w:t>H</w:t>
      </w:r>
      <w:r w:rsidR="00AF078D">
        <w:rPr>
          <w:rFonts w:ascii="Times New Roman" w:hAnsi="Times New Roman" w:cs="Times New Roman"/>
          <w:sz w:val="24"/>
          <w:szCs w:val="24"/>
        </w:rPr>
        <w:t>emip</w:t>
      </w:r>
      <w:r w:rsidR="00AF078D" w:rsidRPr="00EF238A">
        <w:rPr>
          <w:rFonts w:ascii="Times New Roman" w:hAnsi="Times New Roman" w:cs="Times New Roman"/>
          <w:sz w:val="24"/>
          <w:szCs w:val="24"/>
        </w:rPr>
        <w:t>tera</w:t>
      </w:r>
      <w:r w:rsidR="00AA3239" w:rsidRPr="00EF238A">
        <w:rPr>
          <w:rFonts w:ascii="Times New Roman" w:hAnsi="Times New Roman" w:cs="Times New Roman"/>
          <w:sz w:val="24"/>
          <w:szCs w:val="24"/>
        </w:rPr>
        <w:t xml:space="preserve">: Cicadellidae) </w:t>
      </w:r>
      <w:r w:rsidR="000431F1">
        <w:rPr>
          <w:rFonts w:ascii="Times New Roman" w:hAnsi="Times New Roman" w:cs="Times New Roman"/>
          <w:sz w:val="24"/>
          <w:szCs w:val="24"/>
        </w:rPr>
        <w:t>with the</w:t>
      </w:r>
      <w:r w:rsidR="00783877">
        <w:rPr>
          <w:rFonts w:ascii="Times New Roman" w:hAnsi="Times New Roman" w:cs="Times New Roman"/>
          <w:sz w:val="24"/>
          <w:szCs w:val="24"/>
        </w:rPr>
        <w:t xml:space="preserve"> Midwest Suction Trap Network</w:t>
      </w:r>
    </w:p>
    <w:p w14:paraId="694DE279" w14:textId="0D05135E" w:rsidR="00AA3239" w:rsidRPr="007B5153" w:rsidRDefault="00AA3239" w:rsidP="006651DE">
      <w:pPr>
        <w:spacing w:after="0" w:line="480" w:lineRule="auto"/>
        <w:jc w:val="center"/>
        <w:rPr>
          <w:rFonts w:ascii="Times New Roman" w:hAnsi="Times New Roman" w:cs="Times New Roman"/>
          <w:sz w:val="24"/>
          <w:szCs w:val="24"/>
        </w:rPr>
      </w:pPr>
      <w:r w:rsidRPr="00EF238A">
        <w:rPr>
          <w:rFonts w:ascii="Times New Roman" w:hAnsi="Times New Roman" w:cs="Times New Roman"/>
          <w:iCs/>
          <w:sz w:val="24"/>
          <w:szCs w:val="24"/>
        </w:rPr>
        <w:t>Doris M. Lagos-Kutz</w:t>
      </w:r>
      <w:r w:rsidR="0053777B">
        <w:rPr>
          <w:rFonts w:ascii="Times New Roman" w:hAnsi="Times New Roman" w:cs="Times New Roman"/>
          <w:iCs/>
          <w:sz w:val="24"/>
          <w:szCs w:val="24"/>
          <w:vertAlign w:val="superscript"/>
        </w:rPr>
        <w:t>1</w:t>
      </w:r>
      <w:r w:rsidRPr="00EF238A">
        <w:rPr>
          <w:rFonts w:ascii="Times New Roman" w:hAnsi="Times New Roman" w:cs="Times New Roman"/>
          <w:iCs/>
          <w:sz w:val="24"/>
          <w:szCs w:val="24"/>
        </w:rPr>
        <w:t xml:space="preserve">, </w:t>
      </w:r>
      <w:r w:rsidRPr="007B5153">
        <w:rPr>
          <w:rFonts w:ascii="Times New Roman" w:hAnsi="Times New Roman" w:cs="Times New Roman"/>
          <w:sz w:val="24"/>
          <w:szCs w:val="24"/>
          <w:shd w:val="clear" w:color="auto" w:fill="FFFFFF"/>
        </w:rPr>
        <w:t xml:space="preserve">Nicholas </w:t>
      </w:r>
      <w:r w:rsidR="006552C2" w:rsidRPr="007B5153">
        <w:rPr>
          <w:rFonts w:ascii="Times New Roman" w:hAnsi="Times New Roman" w:cs="Times New Roman"/>
          <w:sz w:val="24"/>
          <w:szCs w:val="24"/>
          <w:shd w:val="clear" w:color="auto" w:fill="FFFFFF"/>
        </w:rPr>
        <w:t>Seiter</w:t>
      </w:r>
      <w:r w:rsidR="006552C2">
        <w:rPr>
          <w:rFonts w:ascii="Times New Roman" w:hAnsi="Times New Roman" w:cs="Times New Roman"/>
          <w:iCs/>
          <w:sz w:val="24"/>
          <w:szCs w:val="24"/>
          <w:vertAlign w:val="superscript"/>
        </w:rPr>
        <w:t>2</w:t>
      </w:r>
      <w:r w:rsidRPr="0053777B">
        <w:rPr>
          <w:rFonts w:ascii="Times New Roman" w:hAnsi="Times New Roman" w:cs="Times New Roman"/>
          <w:iCs/>
          <w:sz w:val="24"/>
          <w:szCs w:val="24"/>
        </w:rPr>
        <w:t xml:space="preserve">, </w:t>
      </w:r>
      <w:r w:rsidR="007B5153">
        <w:rPr>
          <w:rFonts w:ascii="Times New Roman" w:hAnsi="Times New Roman" w:cs="Times New Roman"/>
          <w:iCs/>
          <w:sz w:val="24"/>
          <w:szCs w:val="24"/>
        </w:rPr>
        <w:t xml:space="preserve">Steven J. </w:t>
      </w:r>
      <w:r w:rsidR="006552C2">
        <w:rPr>
          <w:rFonts w:ascii="Times New Roman" w:hAnsi="Times New Roman" w:cs="Times New Roman"/>
          <w:iCs/>
          <w:sz w:val="24"/>
          <w:szCs w:val="24"/>
        </w:rPr>
        <w:t>Clough</w:t>
      </w:r>
      <w:r w:rsidR="006552C2">
        <w:rPr>
          <w:rFonts w:ascii="Times New Roman" w:hAnsi="Times New Roman" w:cs="Times New Roman"/>
          <w:iCs/>
          <w:sz w:val="24"/>
          <w:szCs w:val="24"/>
          <w:vertAlign w:val="superscript"/>
        </w:rPr>
        <w:t>1</w:t>
      </w:r>
      <w:r w:rsidR="007B5153">
        <w:rPr>
          <w:rFonts w:ascii="Times New Roman" w:hAnsi="Times New Roman" w:cs="Times New Roman"/>
          <w:iCs/>
          <w:sz w:val="24"/>
          <w:szCs w:val="24"/>
        </w:rPr>
        <w:t xml:space="preserve">, </w:t>
      </w:r>
      <w:r w:rsidR="007B5153" w:rsidRPr="00EF238A">
        <w:rPr>
          <w:rFonts w:ascii="Times New Roman" w:hAnsi="Times New Roman" w:cs="Times New Roman"/>
          <w:iCs/>
          <w:sz w:val="24"/>
          <w:szCs w:val="24"/>
        </w:rPr>
        <w:t xml:space="preserve">Glen L. </w:t>
      </w:r>
      <w:r w:rsidR="006552C2" w:rsidRPr="00EF238A">
        <w:rPr>
          <w:rFonts w:ascii="Times New Roman" w:hAnsi="Times New Roman" w:cs="Times New Roman"/>
          <w:iCs/>
          <w:sz w:val="24"/>
          <w:szCs w:val="24"/>
        </w:rPr>
        <w:t>Hartman</w:t>
      </w:r>
      <w:r w:rsidR="006552C2">
        <w:rPr>
          <w:rFonts w:ascii="Times New Roman" w:hAnsi="Times New Roman" w:cs="Times New Roman"/>
          <w:iCs/>
          <w:sz w:val="24"/>
          <w:szCs w:val="24"/>
          <w:vertAlign w:val="superscript"/>
        </w:rPr>
        <w:t>1</w:t>
      </w:r>
      <w:r w:rsidR="006552C2">
        <w:rPr>
          <w:rFonts w:ascii="Times New Roman" w:hAnsi="Times New Roman" w:cs="Times New Roman"/>
          <w:iCs/>
          <w:sz w:val="24"/>
          <w:szCs w:val="24"/>
        </w:rPr>
        <w:t xml:space="preserve">, and </w:t>
      </w:r>
      <w:r w:rsidR="006552C2" w:rsidRPr="00EF238A">
        <w:rPr>
          <w:rFonts w:ascii="Times New Roman" w:hAnsi="Times New Roman" w:cs="Times New Roman"/>
          <w:iCs/>
          <w:sz w:val="24"/>
          <w:szCs w:val="24"/>
        </w:rPr>
        <w:t>Michael</w:t>
      </w:r>
      <w:r w:rsidR="00B5249B">
        <w:rPr>
          <w:rFonts w:ascii="Times New Roman" w:hAnsi="Times New Roman" w:cs="Times New Roman"/>
          <w:iCs/>
          <w:sz w:val="24"/>
          <w:szCs w:val="24"/>
        </w:rPr>
        <w:t xml:space="preserve"> S.</w:t>
      </w:r>
      <w:r w:rsidR="006552C2" w:rsidRPr="00EF238A">
        <w:rPr>
          <w:rFonts w:ascii="Times New Roman" w:hAnsi="Times New Roman" w:cs="Times New Roman"/>
          <w:iCs/>
          <w:sz w:val="24"/>
          <w:szCs w:val="24"/>
        </w:rPr>
        <w:t xml:space="preserve"> Crossley</w:t>
      </w:r>
      <w:r w:rsidR="006552C2">
        <w:rPr>
          <w:rFonts w:ascii="Times New Roman" w:hAnsi="Times New Roman" w:cs="Times New Roman"/>
          <w:iCs/>
          <w:sz w:val="24"/>
          <w:szCs w:val="24"/>
          <w:vertAlign w:val="superscript"/>
        </w:rPr>
        <w:t>3</w:t>
      </w:r>
      <w:r w:rsidR="006552C2" w:rsidRPr="00EF238A">
        <w:rPr>
          <w:rFonts w:ascii="Times New Roman" w:hAnsi="Times New Roman" w:cs="Times New Roman"/>
          <w:iCs/>
          <w:sz w:val="24"/>
          <w:szCs w:val="24"/>
        </w:rPr>
        <w:t>,</w:t>
      </w:r>
    </w:p>
    <w:p w14:paraId="16742972" w14:textId="191851B9" w:rsidR="006552C2" w:rsidRDefault="006552C2" w:rsidP="006552C2">
      <w:pPr>
        <w:pStyle w:val="NormalWeb"/>
        <w:suppressLineNumbers/>
        <w:spacing w:before="0" w:beforeAutospacing="0" w:after="0" w:afterAutospacing="0" w:line="480" w:lineRule="auto"/>
        <w:rPr>
          <w:color w:val="000000" w:themeColor="text1"/>
        </w:rPr>
      </w:pPr>
      <w:r>
        <w:rPr>
          <w:color w:val="000000" w:themeColor="text1"/>
          <w:vertAlign w:val="superscript"/>
        </w:rPr>
        <w:t>1</w:t>
      </w:r>
      <w:r w:rsidRPr="00EF238A">
        <w:rPr>
          <w:color w:val="000000" w:themeColor="text1"/>
        </w:rPr>
        <w:t>United States Department of Agriculture-Agricultural Research Service, Urbana, I</w:t>
      </w:r>
      <w:r>
        <w:rPr>
          <w:color w:val="000000" w:themeColor="text1"/>
        </w:rPr>
        <w:t xml:space="preserve">L </w:t>
      </w:r>
      <w:r w:rsidRPr="00EF238A">
        <w:rPr>
          <w:color w:val="000000" w:themeColor="text1"/>
        </w:rPr>
        <w:t>61801</w:t>
      </w:r>
    </w:p>
    <w:p w14:paraId="09B15A95" w14:textId="1160CDA0" w:rsidR="0053777B" w:rsidRPr="00EF238A" w:rsidRDefault="006552C2" w:rsidP="0053777B">
      <w:pPr>
        <w:spacing w:after="0" w:line="480" w:lineRule="auto"/>
        <w:rPr>
          <w:rFonts w:ascii="Times New Roman" w:hAnsi="Times New Roman" w:cs="Times New Roman"/>
          <w:sz w:val="24"/>
          <w:szCs w:val="24"/>
        </w:rPr>
      </w:pPr>
      <w:r>
        <w:rPr>
          <w:rFonts w:ascii="Times New Roman" w:hAnsi="Times New Roman" w:cs="Times New Roman"/>
          <w:sz w:val="24"/>
          <w:szCs w:val="24"/>
          <w:vertAlign w:val="superscript"/>
        </w:rPr>
        <w:t>2</w:t>
      </w:r>
      <w:r w:rsidRPr="00EF238A">
        <w:rPr>
          <w:rFonts w:ascii="Times New Roman" w:hAnsi="Times New Roman" w:cs="Times New Roman"/>
          <w:sz w:val="24"/>
          <w:szCs w:val="24"/>
        </w:rPr>
        <w:t xml:space="preserve">Department </w:t>
      </w:r>
      <w:r w:rsidR="0053777B" w:rsidRPr="00EF238A">
        <w:rPr>
          <w:rFonts w:ascii="Times New Roman" w:hAnsi="Times New Roman" w:cs="Times New Roman"/>
          <w:sz w:val="24"/>
          <w:szCs w:val="24"/>
        </w:rPr>
        <w:t>of Crop Sciences, University of Illinoi</w:t>
      </w:r>
      <w:r w:rsidR="0053777B">
        <w:rPr>
          <w:rFonts w:ascii="Times New Roman" w:hAnsi="Times New Roman" w:cs="Times New Roman"/>
          <w:sz w:val="24"/>
          <w:szCs w:val="24"/>
        </w:rPr>
        <w:t>s, Urbana, IL 61801</w:t>
      </w:r>
    </w:p>
    <w:p w14:paraId="3C0DC81A" w14:textId="7B7B5137" w:rsidR="00D658B1" w:rsidRPr="00EF238A" w:rsidRDefault="006552C2" w:rsidP="006651DE">
      <w:p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sz w:val="24"/>
          <w:szCs w:val="24"/>
          <w:vertAlign w:val="superscript"/>
        </w:rPr>
        <w:t>3</w:t>
      </w:r>
      <w:r w:rsidRPr="00EF238A">
        <w:rPr>
          <w:rFonts w:ascii="Times New Roman" w:hAnsi="Times New Roman" w:cs="Times New Roman"/>
          <w:color w:val="000000"/>
          <w:sz w:val="24"/>
          <w:szCs w:val="24"/>
        </w:rPr>
        <w:t xml:space="preserve">Department </w:t>
      </w:r>
      <w:r w:rsidR="00AA3239" w:rsidRPr="00EF238A">
        <w:rPr>
          <w:rFonts w:ascii="Times New Roman" w:hAnsi="Times New Roman" w:cs="Times New Roman"/>
          <w:color w:val="000000"/>
          <w:sz w:val="24"/>
          <w:szCs w:val="24"/>
        </w:rPr>
        <w:t>of Entomology</w:t>
      </w:r>
      <w:r w:rsidR="002A5EFA">
        <w:rPr>
          <w:rFonts w:ascii="Times New Roman" w:hAnsi="Times New Roman" w:cs="Times New Roman"/>
          <w:color w:val="000000"/>
          <w:sz w:val="24"/>
          <w:szCs w:val="24"/>
        </w:rPr>
        <w:t xml:space="preserve"> and Wildlife Ecology</w:t>
      </w:r>
      <w:r w:rsidR="00AA3239" w:rsidRPr="00EF238A">
        <w:rPr>
          <w:rFonts w:ascii="Times New Roman" w:hAnsi="Times New Roman" w:cs="Times New Roman"/>
          <w:color w:val="000000"/>
          <w:sz w:val="24"/>
          <w:szCs w:val="24"/>
        </w:rPr>
        <w:t xml:space="preserve">, University of </w:t>
      </w:r>
      <w:r w:rsidR="002A5EFA">
        <w:rPr>
          <w:rFonts w:ascii="Times New Roman" w:hAnsi="Times New Roman" w:cs="Times New Roman"/>
          <w:color w:val="000000"/>
          <w:sz w:val="24"/>
          <w:szCs w:val="24"/>
        </w:rPr>
        <w:t>Delaware</w:t>
      </w:r>
      <w:r w:rsidR="00AA3239" w:rsidRPr="00EF238A">
        <w:rPr>
          <w:rFonts w:ascii="Times New Roman" w:hAnsi="Times New Roman" w:cs="Times New Roman"/>
          <w:color w:val="000000"/>
          <w:sz w:val="24"/>
          <w:szCs w:val="24"/>
        </w:rPr>
        <w:t xml:space="preserve">, </w:t>
      </w:r>
      <w:r w:rsidR="002A5EFA">
        <w:rPr>
          <w:rFonts w:ascii="Times New Roman" w:hAnsi="Times New Roman" w:cs="Times New Roman"/>
          <w:color w:val="000000"/>
          <w:sz w:val="24"/>
          <w:szCs w:val="24"/>
        </w:rPr>
        <w:t>Newark, DE</w:t>
      </w:r>
      <w:r w:rsidR="00AA3239" w:rsidRPr="00EF238A">
        <w:rPr>
          <w:rFonts w:ascii="Times New Roman" w:hAnsi="Times New Roman" w:cs="Times New Roman"/>
          <w:color w:val="000000"/>
          <w:sz w:val="24"/>
          <w:szCs w:val="24"/>
        </w:rPr>
        <w:t xml:space="preserve"> </w:t>
      </w:r>
      <w:r w:rsidR="002A5EFA">
        <w:rPr>
          <w:rFonts w:ascii="Times New Roman" w:hAnsi="Times New Roman" w:cs="Times New Roman"/>
          <w:color w:val="000000"/>
          <w:sz w:val="24"/>
          <w:szCs w:val="24"/>
        </w:rPr>
        <w:t>19716</w:t>
      </w:r>
      <w:r w:rsidR="002A5EFA" w:rsidRPr="00EF238A">
        <w:rPr>
          <w:rFonts w:ascii="Times New Roman" w:hAnsi="Times New Roman" w:cs="Times New Roman"/>
          <w:color w:val="000000" w:themeColor="text1"/>
          <w:sz w:val="24"/>
          <w:szCs w:val="24"/>
        </w:rPr>
        <w:t xml:space="preserve"> </w:t>
      </w:r>
    </w:p>
    <w:p w14:paraId="0D418019" w14:textId="77777777" w:rsidR="00444448" w:rsidRPr="00EF238A" w:rsidRDefault="00444448" w:rsidP="006651DE">
      <w:pPr>
        <w:spacing w:after="0" w:line="480" w:lineRule="auto"/>
        <w:rPr>
          <w:rFonts w:ascii="Times New Roman" w:hAnsi="Times New Roman" w:cs="Times New Roman"/>
          <w:sz w:val="24"/>
          <w:szCs w:val="24"/>
        </w:rPr>
      </w:pPr>
    </w:p>
    <w:p w14:paraId="3663CCBF" w14:textId="1F8E3D84" w:rsidR="00076ADB" w:rsidRPr="00EF238A" w:rsidRDefault="00AA3239" w:rsidP="006651DE">
      <w:pPr>
        <w:spacing w:after="0" w:line="480" w:lineRule="auto"/>
        <w:rPr>
          <w:rFonts w:ascii="Times New Roman" w:hAnsi="Times New Roman" w:cs="Times New Roman"/>
          <w:sz w:val="24"/>
          <w:szCs w:val="24"/>
        </w:rPr>
      </w:pPr>
      <w:r w:rsidRPr="00EF238A">
        <w:rPr>
          <w:rFonts w:ascii="Times New Roman" w:hAnsi="Times New Roman" w:cs="Times New Roman"/>
          <w:sz w:val="24"/>
          <w:szCs w:val="24"/>
        </w:rPr>
        <w:t xml:space="preserve"> </w:t>
      </w:r>
    </w:p>
    <w:p w14:paraId="2C9B7E4A" w14:textId="77777777" w:rsidR="00225A3A" w:rsidRDefault="00225A3A" w:rsidP="006651DE">
      <w:pPr>
        <w:spacing w:after="0" w:line="480" w:lineRule="auto"/>
        <w:rPr>
          <w:rFonts w:ascii="Times New Roman" w:hAnsi="Times New Roman" w:cs="Times New Roman"/>
          <w:sz w:val="24"/>
          <w:szCs w:val="24"/>
        </w:rPr>
      </w:pPr>
    </w:p>
    <w:p w14:paraId="45540DCE" w14:textId="77777777" w:rsidR="00225A3A" w:rsidRDefault="00225A3A" w:rsidP="006651DE">
      <w:pPr>
        <w:spacing w:after="0" w:line="480" w:lineRule="auto"/>
        <w:rPr>
          <w:rFonts w:ascii="Times New Roman" w:hAnsi="Times New Roman" w:cs="Times New Roman"/>
          <w:sz w:val="24"/>
          <w:szCs w:val="24"/>
        </w:rPr>
      </w:pPr>
    </w:p>
    <w:p w14:paraId="402B8F37" w14:textId="77777777" w:rsidR="00225A3A" w:rsidRDefault="00225A3A" w:rsidP="006651DE">
      <w:pPr>
        <w:spacing w:after="0" w:line="480" w:lineRule="auto"/>
        <w:rPr>
          <w:rFonts w:ascii="Times New Roman" w:hAnsi="Times New Roman" w:cs="Times New Roman"/>
          <w:sz w:val="24"/>
          <w:szCs w:val="24"/>
        </w:rPr>
      </w:pPr>
    </w:p>
    <w:p w14:paraId="76A2DCA8" w14:textId="77777777" w:rsidR="00225A3A" w:rsidRDefault="00225A3A" w:rsidP="006651DE">
      <w:pPr>
        <w:spacing w:after="0" w:line="480" w:lineRule="auto"/>
        <w:rPr>
          <w:rFonts w:ascii="Times New Roman" w:hAnsi="Times New Roman" w:cs="Times New Roman"/>
          <w:sz w:val="24"/>
          <w:szCs w:val="24"/>
        </w:rPr>
      </w:pPr>
    </w:p>
    <w:p w14:paraId="10965AF0" w14:textId="77777777" w:rsidR="00225A3A" w:rsidRDefault="00225A3A" w:rsidP="006651DE">
      <w:pPr>
        <w:spacing w:after="0" w:line="480" w:lineRule="auto"/>
        <w:rPr>
          <w:rFonts w:ascii="Times New Roman" w:hAnsi="Times New Roman" w:cs="Times New Roman"/>
          <w:sz w:val="24"/>
          <w:szCs w:val="24"/>
        </w:rPr>
      </w:pPr>
    </w:p>
    <w:p w14:paraId="38FE0E81" w14:textId="77777777" w:rsidR="00225A3A" w:rsidRDefault="00225A3A" w:rsidP="006651DE">
      <w:pPr>
        <w:spacing w:after="0" w:line="480" w:lineRule="auto"/>
        <w:rPr>
          <w:rFonts w:ascii="Times New Roman" w:hAnsi="Times New Roman" w:cs="Times New Roman"/>
          <w:sz w:val="24"/>
          <w:szCs w:val="24"/>
        </w:rPr>
      </w:pPr>
    </w:p>
    <w:p w14:paraId="78267E19" w14:textId="77777777" w:rsidR="00225A3A" w:rsidRDefault="00225A3A" w:rsidP="006651DE">
      <w:pPr>
        <w:spacing w:after="0" w:line="480" w:lineRule="auto"/>
        <w:rPr>
          <w:rFonts w:ascii="Times New Roman" w:hAnsi="Times New Roman" w:cs="Times New Roman"/>
          <w:sz w:val="24"/>
          <w:szCs w:val="24"/>
        </w:rPr>
      </w:pPr>
    </w:p>
    <w:p w14:paraId="50A284CB" w14:textId="77777777" w:rsidR="00225A3A" w:rsidRDefault="00225A3A" w:rsidP="006651DE">
      <w:pPr>
        <w:spacing w:after="0" w:line="480" w:lineRule="auto"/>
        <w:rPr>
          <w:rFonts w:ascii="Times New Roman" w:hAnsi="Times New Roman" w:cs="Times New Roman"/>
          <w:sz w:val="24"/>
          <w:szCs w:val="24"/>
        </w:rPr>
      </w:pPr>
    </w:p>
    <w:p w14:paraId="530DC9E8" w14:textId="77777777" w:rsidR="00225A3A" w:rsidRDefault="00225A3A" w:rsidP="006651DE">
      <w:pPr>
        <w:spacing w:after="0" w:line="480" w:lineRule="auto"/>
        <w:rPr>
          <w:rFonts w:ascii="Times New Roman" w:hAnsi="Times New Roman" w:cs="Times New Roman"/>
          <w:sz w:val="24"/>
          <w:szCs w:val="24"/>
        </w:rPr>
      </w:pPr>
    </w:p>
    <w:p w14:paraId="6456315E" w14:textId="55A7A0E0" w:rsidR="00225A3A" w:rsidRDefault="00225A3A" w:rsidP="006651DE">
      <w:pPr>
        <w:spacing w:after="0" w:line="480" w:lineRule="auto"/>
        <w:rPr>
          <w:rFonts w:ascii="Times New Roman" w:hAnsi="Times New Roman" w:cs="Times New Roman"/>
          <w:sz w:val="24"/>
          <w:szCs w:val="24"/>
        </w:rPr>
      </w:pPr>
    </w:p>
    <w:p w14:paraId="1AD3993A" w14:textId="4EDD20C6" w:rsidR="00032709" w:rsidRDefault="00032709" w:rsidP="006651DE">
      <w:pPr>
        <w:spacing w:after="0" w:line="480" w:lineRule="auto"/>
        <w:rPr>
          <w:rFonts w:ascii="Times New Roman" w:hAnsi="Times New Roman" w:cs="Times New Roman"/>
          <w:sz w:val="24"/>
          <w:szCs w:val="24"/>
        </w:rPr>
      </w:pPr>
    </w:p>
    <w:p w14:paraId="143F35A8" w14:textId="4B05859A" w:rsidR="00032709" w:rsidRDefault="00032709" w:rsidP="006651DE">
      <w:pPr>
        <w:spacing w:after="0" w:line="480" w:lineRule="auto"/>
        <w:rPr>
          <w:rFonts w:ascii="Times New Roman" w:hAnsi="Times New Roman" w:cs="Times New Roman"/>
          <w:sz w:val="24"/>
          <w:szCs w:val="24"/>
        </w:rPr>
      </w:pPr>
    </w:p>
    <w:p w14:paraId="2DE35258" w14:textId="58E3FC71" w:rsidR="00032709" w:rsidRDefault="00032709" w:rsidP="006651DE">
      <w:pPr>
        <w:spacing w:after="0" w:line="480" w:lineRule="auto"/>
        <w:rPr>
          <w:rFonts w:ascii="Times New Roman" w:hAnsi="Times New Roman" w:cs="Times New Roman"/>
          <w:sz w:val="24"/>
          <w:szCs w:val="24"/>
        </w:rPr>
      </w:pPr>
    </w:p>
    <w:p w14:paraId="3D584FDF" w14:textId="77777777" w:rsidR="00032709" w:rsidRDefault="00032709" w:rsidP="006651DE">
      <w:pPr>
        <w:spacing w:after="0" w:line="480" w:lineRule="auto"/>
        <w:rPr>
          <w:rFonts w:ascii="Times New Roman" w:hAnsi="Times New Roman" w:cs="Times New Roman"/>
          <w:sz w:val="24"/>
          <w:szCs w:val="24"/>
        </w:rPr>
      </w:pPr>
    </w:p>
    <w:p w14:paraId="7EB8E342" w14:textId="2A5A1B01" w:rsidR="00AA3239" w:rsidRPr="001B45EE" w:rsidRDefault="00AA3239" w:rsidP="006651DE">
      <w:pPr>
        <w:spacing w:after="0" w:line="480" w:lineRule="auto"/>
        <w:rPr>
          <w:rFonts w:ascii="Times New Roman" w:hAnsi="Times New Roman" w:cs="Times New Roman"/>
          <w:b/>
          <w:bCs/>
          <w:sz w:val="24"/>
          <w:szCs w:val="24"/>
        </w:rPr>
      </w:pPr>
      <w:commentRangeStart w:id="3"/>
      <w:r w:rsidRPr="001B45EE">
        <w:rPr>
          <w:rFonts w:ascii="Times New Roman" w:hAnsi="Times New Roman" w:cs="Times New Roman"/>
          <w:b/>
          <w:bCs/>
          <w:sz w:val="24"/>
          <w:szCs w:val="24"/>
        </w:rPr>
        <w:lastRenderedPageBreak/>
        <w:t>Abstract</w:t>
      </w:r>
      <w:commentRangeEnd w:id="3"/>
      <w:r w:rsidR="000B20F9">
        <w:rPr>
          <w:rStyle w:val="CommentReference"/>
        </w:rPr>
        <w:commentReference w:id="3"/>
      </w:r>
    </w:p>
    <w:p w14:paraId="7183F851" w14:textId="5B6CBF9B" w:rsidR="00515170" w:rsidRDefault="002016BE" w:rsidP="00B1239F">
      <w:pPr>
        <w:spacing w:after="0" w:line="480" w:lineRule="auto"/>
        <w:ind w:firstLine="720"/>
        <w:rPr>
          <w:ins w:id="4" w:author="Crossley, Michael" w:date="2023-03-15T13:16:00Z"/>
          <w:rFonts w:ascii="Times New Roman" w:hAnsi="Times New Roman" w:cs="Times New Roman"/>
          <w:sz w:val="24"/>
          <w:szCs w:val="24"/>
        </w:rPr>
      </w:pPr>
      <w:r w:rsidRPr="002016BE">
        <w:rPr>
          <w:rFonts w:ascii="Times New Roman" w:hAnsi="Times New Roman" w:cs="Times New Roman"/>
          <w:sz w:val="24"/>
          <w:szCs w:val="24"/>
        </w:rPr>
        <w:t xml:space="preserve">Potato leafhopper (PLH), </w:t>
      </w:r>
      <w:r w:rsidRPr="007673B6">
        <w:rPr>
          <w:rFonts w:ascii="Times New Roman" w:hAnsi="Times New Roman" w:cs="Times New Roman"/>
          <w:i/>
          <w:iCs/>
          <w:sz w:val="24"/>
          <w:szCs w:val="24"/>
        </w:rPr>
        <w:t>Empoasca fabae</w:t>
      </w:r>
      <w:r w:rsidRPr="002016BE">
        <w:rPr>
          <w:rFonts w:ascii="Times New Roman" w:hAnsi="Times New Roman" w:cs="Times New Roman"/>
          <w:sz w:val="24"/>
          <w:szCs w:val="24"/>
        </w:rPr>
        <w:t xml:space="preserve">, Harris (Hemiptera: Cicadellidae), a native to North America, </w:t>
      </w:r>
      <w:del w:id="5" w:author="Crossley, Michael" w:date="2023-03-15T13:27:00Z">
        <w:r w:rsidRPr="002016BE" w:rsidDel="00390E34">
          <w:rPr>
            <w:rFonts w:ascii="Times New Roman" w:hAnsi="Times New Roman" w:cs="Times New Roman"/>
            <w:sz w:val="24"/>
            <w:szCs w:val="24"/>
          </w:rPr>
          <w:delText>has been considered</w:delText>
        </w:r>
      </w:del>
      <w:ins w:id="6" w:author="Crossley, Michael" w:date="2023-03-15T13:27:00Z">
        <w:r w:rsidR="00390E34">
          <w:rPr>
            <w:rFonts w:ascii="Times New Roman" w:hAnsi="Times New Roman" w:cs="Times New Roman"/>
            <w:sz w:val="24"/>
            <w:szCs w:val="24"/>
          </w:rPr>
          <w:t>is</w:t>
        </w:r>
      </w:ins>
      <w:r w:rsidRPr="002016BE">
        <w:rPr>
          <w:rFonts w:ascii="Times New Roman" w:hAnsi="Times New Roman" w:cs="Times New Roman"/>
          <w:sz w:val="24"/>
          <w:szCs w:val="24"/>
        </w:rPr>
        <w:t xml:space="preserve"> a</w:t>
      </w:r>
      <w:ins w:id="7" w:author="Crossley, Michael" w:date="2023-03-15T13:27:00Z">
        <w:r w:rsidR="00390E34">
          <w:rPr>
            <w:rFonts w:ascii="Times New Roman" w:hAnsi="Times New Roman" w:cs="Times New Roman"/>
            <w:sz w:val="24"/>
            <w:szCs w:val="24"/>
          </w:rPr>
          <w:t xml:space="preserve">n </w:t>
        </w:r>
      </w:ins>
      <w:del w:id="8" w:author="Crossley, Michael" w:date="2023-03-15T13:27:00Z">
        <w:r w:rsidRPr="002016BE" w:rsidDel="00390E34">
          <w:rPr>
            <w:rFonts w:ascii="Times New Roman" w:hAnsi="Times New Roman" w:cs="Times New Roman"/>
            <w:sz w:val="24"/>
            <w:szCs w:val="24"/>
          </w:rPr>
          <w:delText xml:space="preserve"> major </w:delText>
        </w:r>
      </w:del>
      <w:r w:rsidRPr="002016BE">
        <w:rPr>
          <w:rFonts w:ascii="Times New Roman" w:hAnsi="Times New Roman" w:cs="Times New Roman"/>
          <w:sz w:val="24"/>
          <w:szCs w:val="24"/>
        </w:rPr>
        <w:t xml:space="preserve">economic pest of </w:t>
      </w:r>
      <w:del w:id="9" w:author="Crossley, Michael" w:date="2023-03-15T13:27:00Z">
        <w:r w:rsidRPr="002016BE" w:rsidDel="00390E34">
          <w:rPr>
            <w:rFonts w:ascii="Times New Roman" w:hAnsi="Times New Roman" w:cs="Times New Roman"/>
            <w:sz w:val="24"/>
            <w:szCs w:val="24"/>
          </w:rPr>
          <w:delText xml:space="preserve">various </w:delText>
        </w:r>
      </w:del>
      <w:ins w:id="10" w:author="Crossley, Michael" w:date="2023-03-15T13:27:00Z">
        <w:r w:rsidR="00390E34">
          <w:rPr>
            <w:rFonts w:ascii="Times New Roman" w:hAnsi="Times New Roman" w:cs="Times New Roman"/>
            <w:sz w:val="24"/>
            <w:szCs w:val="24"/>
          </w:rPr>
          <w:t>a variety of</w:t>
        </w:r>
        <w:r w:rsidR="00390E34" w:rsidRPr="002016BE">
          <w:rPr>
            <w:rFonts w:ascii="Times New Roman" w:hAnsi="Times New Roman" w:cs="Times New Roman"/>
            <w:sz w:val="24"/>
            <w:szCs w:val="24"/>
          </w:rPr>
          <w:t xml:space="preserve"> </w:t>
        </w:r>
      </w:ins>
      <w:r w:rsidRPr="002016BE">
        <w:rPr>
          <w:rFonts w:ascii="Times New Roman" w:hAnsi="Times New Roman" w:cs="Times New Roman"/>
          <w:sz w:val="24"/>
          <w:szCs w:val="24"/>
        </w:rPr>
        <w:t xml:space="preserve">crops including alfalfa, </w:t>
      </w:r>
      <w:del w:id="11" w:author="Crossley, Michael" w:date="2023-03-15T13:53:00Z">
        <w:r w:rsidRPr="002016BE" w:rsidDel="00934EB4">
          <w:rPr>
            <w:rFonts w:ascii="Times New Roman" w:hAnsi="Times New Roman" w:cs="Times New Roman"/>
            <w:sz w:val="24"/>
            <w:szCs w:val="24"/>
          </w:rPr>
          <w:delText xml:space="preserve">snap beans, </w:delText>
        </w:r>
      </w:del>
      <w:r w:rsidRPr="002016BE">
        <w:rPr>
          <w:rFonts w:ascii="Times New Roman" w:hAnsi="Times New Roman" w:cs="Times New Roman"/>
          <w:sz w:val="24"/>
          <w:szCs w:val="24"/>
        </w:rPr>
        <w:t xml:space="preserve">potato, </w:t>
      </w:r>
      <w:ins w:id="12" w:author="Crossley, Michael" w:date="2023-03-15T13:53:00Z">
        <w:r w:rsidR="00934EB4" w:rsidRPr="002016BE">
          <w:rPr>
            <w:rFonts w:ascii="Times New Roman" w:hAnsi="Times New Roman" w:cs="Times New Roman"/>
            <w:sz w:val="24"/>
            <w:szCs w:val="24"/>
          </w:rPr>
          <w:t>snap beans</w:t>
        </w:r>
        <w:r w:rsidR="00934EB4">
          <w:rPr>
            <w:rFonts w:ascii="Times New Roman" w:hAnsi="Times New Roman" w:cs="Times New Roman"/>
            <w:sz w:val="24"/>
            <w:szCs w:val="24"/>
          </w:rPr>
          <w:t xml:space="preserve">, </w:t>
        </w:r>
      </w:ins>
      <w:r w:rsidRPr="002016BE">
        <w:rPr>
          <w:rFonts w:ascii="Times New Roman" w:hAnsi="Times New Roman" w:cs="Times New Roman"/>
          <w:sz w:val="24"/>
          <w:szCs w:val="24"/>
        </w:rPr>
        <w:t xml:space="preserve">and soybean. </w:t>
      </w:r>
      <w:ins w:id="13" w:author="Crossley, Michael" w:date="2023-03-15T12:35:00Z">
        <w:r w:rsidR="009D019C">
          <w:rPr>
            <w:rFonts w:ascii="Times New Roman" w:hAnsi="Times New Roman" w:cs="Times New Roman"/>
            <w:sz w:val="24"/>
            <w:szCs w:val="24"/>
          </w:rPr>
          <w:t xml:space="preserve">PLH </w:t>
        </w:r>
      </w:ins>
      <w:ins w:id="14" w:author="Crossley, Michael" w:date="2023-03-15T13:27:00Z">
        <w:r w:rsidR="006346D2">
          <w:rPr>
            <w:rFonts w:ascii="Times New Roman" w:hAnsi="Times New Roman" w:cs="Times New Roman"/>
            <w:sz w:val="24"/>
            <w:szCs w:val="24"/>
          </w:rPr>
          <w:t xml:space="preserve">regularly </w:t>
        </w:r>
      </w:ins>
      <w:ins w:id="15" w:author="Crossley, Michael" w:date="2023-03-15T12:36:00Z">
        <w:r w:rsidR="00D157E4">
          <w:rPr>
            <w:rFonts w:ascii="Times New Roman" w:hAnsi="Times New Roman" w:cs="Times New Roman"/>
            <w:sz w:val="24"/>
            <w:szCs w:val="24"/>
          </w:rPr>
          <w:t>colonizes host plants in northern latitudes each summer</w:t>
        </w:r>
        <w:r w:rsidR="004B18E5">
          <w:rPr>
            <w:rFonts w:ascii="Times New Roman" w:hAnsi="Times New Roman" w:cs="Times New Roman"/>
            <w:sz w:val="24"/>
            <w:szCs w:val="24"/>
          </w:rPr>
          <w:t xml:space="preserve"> before migrating back to overwintering sites in the southern USA and Mexico. </w:t>
        </w:r>
      </w:ins>
      <w:ins w:id="16" w:author="Crossley, Michael" w:date="2023-03-15T13:28:00Z">
        <w:r w:rsidR="00396219">
          <w:rPr>
            <w:rFonts w:ascii="Times New Roman" w:hAnsi="Times New Roman" w:cs="Times New Roman"/>
            <w:sz w:val="24"/>
            <w:szCs w:val="24"/>
          </w:rPr>
          <w:t xml:space="preserve">Since the early 2000s, </w:t>
        </w:r>
        <w:r w:rsidR="00860349">
          <w:rPr>
            <w:rFonts w:ascii="Times New Roman" w:hAnsi="Times New Roman" w:cs="Times New Roman"/>
            <w:sz w:val="24"/>
            <w:szCs w:val="24"/>
          </w:rPr>
          <w:t xml:space="preserve">the </w:t>
        </w:r>
        <w:r w:rsidR="00860349">
          <w:rPr>
            <w:rFonts w:ascii="Times New Roman" w:hAnsi="Times New Roman" w:cs="Times New Roman"/>
            <w:sz w:val="24"/>
            <w:szCs w:val="24"/>
          </w:rPr>
          <w:t>Midwest Suction Trap Network</w:t>
        </w:r>
        <w:r w:rsidR="00860349">
          <w:rPr>
            <w:rFonts w:ascii="Times New Roman" w:hAnsi="Times New Roman" w:cs="Times New Roman"/>
            <w:sz w:val="24"/>
            <w:szCs w:val="24"/>
          </w:rPr>
          <w:t xml:space="preserve"> has monitored </w:t>
        </w:r>
        <w:r w:rsidR="00396219">
          <w:rPr>
            <w:rFonts w:ascii="Times New Roman" w:hAnsi="Times New Roman" w:cs="Times New Roman"/>
            <w:sz w:val="24"/>
            <w:szCs w:val="24"/>
          </w:rPr>
          <w:t>t</w:t>
        </w:r>
      </w:ins>
      <w:ins w:id="17" w:author="Crossley, Michael" w:date="2023-03-15T12:39:00Z">
        <w:r w:rsidR="006B366D">
          <w:rPr>
            <w:rFonts w:ascii="Times New Roman" w:hAnsi="Times New Roman" w:cs="Times New Roman"/>
            <w:sz w:val="24"/>
            <w:szCs w:val="24"/>
          </w:rPr>
          <w:t xml:space="preserve">he </w:t>
        </w:r>
      </w:ins>
      <w:ins w:id="18" w:author="Crossley, Michael" w:date="2023-03-15T12:51:00Z">
        <w:r w:rsidR="00AA4790">
          <w:rPr>
            <w:rFonts w:ascii="Times New Roman" w:hAnsi="Times New Roman" w:cs="Times New Roman"/>
            <w:sz w:val="24"/>
            <w:szCs w:val="24"/>
          </w:rPr>
          <w:t xml:space="preserve">magnitude and </w:t>
        </w:r>
      </w:ins>
      <w:ins w:id="19" w:author="Crossley, Michael" w:date="2023-03-15T12:39:00Z">
        <w:r w:rsidR="006B366D">
          <w:rPr>
            <w:rFonts w:ascii="Times New Roman" w:hAnsi="Times New Roman" w:cs="Times New Roman"/>
            <w:sz w:val="24"/>
            <w:szCs w:val="24"/>
          </w:rPr>
          <w:t>timing</w:t>
        </w:r>
      </w:ins>
      <w:ins w:id="20" w:author="Crossley, Michael" w:date="2023-03-15T12:51:00Z">
        <w:r w:rsidR="00AA4790">
          <w:rPr>
            <w:rFonts w:ascii="Times New Roman" w:hAnsi="Times New Roman" w:cs="Times New Roman"/>
            <w:sz w:val="24"/>
            <w:szCs w:val="24"/>
          </w:rPr>
          <w:t xml:space="preserve"> </w:t>
        </w:r>
      </w:ins>
      <w:ins w:id="21" w:author="Crossley, Michael" w:date="2023-03-15T12:39:00Z">
        <w:r w:rsidR="006B366D">
          <w:rPr>
            <w:rFonts w:ascii="Times New Roman" w:hAnsi="Times New Roman" w:cs="Times New Roman"/>
            <w:sz w:val="24"/>
            <w:szCs w:val="24"/>
          </w:rPr>
          <w:t>of</w:t>
        </w:r>
        <w:r w:rsidR="00437B70">
          <w:rPr>
            <w:rFonts w:ascii="Times New Roman" w:hAnsi="Times New Roman" w:cs="Times New Roman"/>
            <w:sz w:val="24"/>
            <w:szCs w:val="24"/>
          </w:rPr>
          <w:t xml:space="preserve"> activity of</w:t>
        </w:r>
        <w:r w:rsidR="006B366D">
          <w:rPr>
            <w:rFonts w:ascii="Times New Roman" w:hAnsi="Times New Roman" w:cs="Times New Roman"/>
            <w:sz w:val="24"/>
            <w:szCs w:val="24"/>
          </w:rPr>
          <w:t xml:space="preserve"> a</w:t>
        </w:r>
      </w:ins>
      <w:ins w:id="22" w:author="Crossley, Michael" w:date="2023-03-15T12:37:00Z">
        <w:r w:rsidR="00437985">
          <w:rPr>
            <w:rFonts w:ascii="Times New Roman" w:hAnsi="Times New Roman" w:cs="Times New Roman"/>
            <w:sz w:val="24"/>
            <w:szCs w:val="24"/>
          </w:rPr>
          <w:t xml:space="preserve">erially dispersing </w:t>
        </w:r>
      </w:ins>
      <w:ins w:id="23" w:author="Crossley, Michael" w:date="2023-03-15T12:38:00Z">
        <w:r w:rsidR="00D54D10">
          <w:rPr>
            <w:rFonts w:ascii="Times New Roman" w:hAnsi="Times New Roman" w:cs="Times New Roman"/>
            <w:sz w:val="24"/>
            <w:szCs w:val="24"/>
          </w:rPr>
          <w:t>aphid</w:t>
        </w:r>
      </w:ins>
      <w:ins w:id="24" w:author="Crossley, Michael" w:date="2023-03-15T12:40:00Z">
        <w:r w:rsidR="00437B70">
          <w:rPr>
            <w:rFonts w:ascii="Times New Roman" w:hAnsi="Times New Roman" w:cs="Times New Roman"/>
            <w:sz w:val="24"/>
            <w:szCs w:val="24"/>
          </w:rPr>
          <w:t>s</w:t>
        </w:r>
      </w:ins>
      <w:ins w:id="25" w:author="Crossley, Michael" w:date="2023-03-15T12:38:00Z">
        <w:r w:rsidR="00D54D10">
          <w:rPr>
            <w:rFonts w:ascii="Times New Roman" w:hAnsi="Times New Roman" w:cs="Times New Roman"/>
            <w:sz w:val="24"/>
            <w:szCs w:val="24"/>
          </w:rPr>
          <w:t xml:space="preserve">, but </w:t>
        </w:r>
      </w:ins>
      <w:ins w:id="26" w:author="Crossley, Michael" w:date="2023-03-15T12:49:00Z">
        <w:r w:rsidR="00292A1E">
          <w:rPr>
            <w:rFonts w:ascii="Times New Roman" w:hAnsi="Times New Roman" w:cs="Times New Roman"/>
            <w:sz w:val="24"/>
            <w:szCs w:val="24"/>
          </w:rPr>
          <w:t xml:space="preserve">the </w:t>
        </w:r>
      </w:ins>
      <w:ins w:id="27" w:author="Crossley, Michael" w:date="2023-03-15T12:50:00Z">
        <w:r w:rsidR="002C6BC8">
          <w:rPr>
            <w:rFonts w:ascii="Times New Roman" w:hAnsi="Times New Roman" w:cs="Times New Roman"/>
            <w:sz w:val="24"/>
            <w:szCs w:val="24"/>
          </w:rPr>
          <w:t xml:space="preserve">potential of the network to monitor other taxa is only beginning to be explored. Here, </w:t>
        </w:r>
      </w:ins>
      <w:del w:id="28" w:author="Crossley, Michael" w:date="2023-03-15T12:50:00Z">
        <w:r w:rsidRPr="002016BE" w:rsidDel="002C6BC8">
          <w:rPr>
            <w:rFonts w:ascii="Times New Roman" w:hAnsi="Times New Roman" w:cs="Times New Roman"/>
            <w:sz w:val="24"/>
            <w:szCs w:val="24"/>
          </w:rPr>
          <w:delText xml:space="preserve">Based on the economic significance of this insect pest and its migratory pattern, </w:delText>
        </w:r>
      </w:del>
      <w:r w:rsidRPr="002016BE">
        <w:rPr>
          <w:rFonts w:ascii="Times New Roman" w:hAnsi="Times New Roman" w:cs="Times New Roman"/>
          <w:sz w:val="24"/>
          <w:szCs w:val="24"/>
        </w:rPr>
        <w:t xml:space="preserve">we </w:t>
      </w:r>
      <w:del w:id="29" w:author="Crossley, Michael" w:date="2023-03-15T12:50:00Z">
        <w:r w:rsidRPr="002016BE" w:rsidDel="0028400B">
          <w:rPr>
            <w:rFonts w:ascii="Times New Roman" w:hAnsi="Times New Roman" w:cs="Times New Roman"/>
            <w:sz w:val="24"/>
            <w:szCs w:val="24"/>
          </w:rPr>
          <w:delText xml:space="preserve">monitored </w:delText>
        </w:r>
      </w:del>
      <w:ins w:id="30" w:author="Crossley, Michael" w:date="2023-03-15T12:50:00Z">
        <w:r w:rsidR="0028400B">
          <w:rPr>
            <w:rFonts w:ascii="Times New Roman" w:hAnsi="Times New Roman" w:cs="Times New Roman"/>
            <w:sz w:val="24"/>
            <w:szCs w:val="24"/>
          </w:rPr>
          <w:t>describe</w:t>
        </w:r>
        <w:r w:rsidR="0028400B" w:rsidRPr="002016BE">
          <w:rPr>
            <w:rFonts w:ascii="Times New Roman" w:hAnsi="Times New Roman" w:cs="Times New Roman"/>
            <w:sz w:val="24"/>
            <w:szCs w:val="24"/>
          </w:rPr>
          <w:t xml:space="preserve"> </w:t>
        </w:r>
        <w:r w:rsidR="002C6BC8">
          <w:rPr>
            <w:rFonts w:ascii="Times New Roman" w:hAnsi="Times New Roman" w:cs="Times New Roman"/>
            <w:sz w:val="24"/>
            <w:szCs w:val="24"/>
          </w:rPr>
          <w:t>PLH activity</w:t>
        </w:r>
        <w:r w:rsidR="0028400B">
          <w:rPr>
            <w:rFonts w:ascii="Times New Roman" w:hAnsi="Times New Roman" w:cs="Times New Roman"/>
            <w:sz w:val="24"/>
            <w:szCs w:val="24"/>
          </w:rPr>
          <w:t xml:space="preserve"> as measured by the Midwest</w:t>
        </w:r>
      </w:ins>
      <w:ins w:id="31" w:author="Crossley, Michael" w:date="2023-03-15T12:51:00Z">
        <w:r w:rsidR="0028400B">
          <w:rPr>
            <w:rFonts w:ascii="Times New Roman" w:hAnsi="Times New Roman" w:cs="Times New Roman"/>
            <w:sz w:val="24"/>
            <w:szCs w:val="24"/>
          </w:rPr>
          <w:t xml:space="preserve"> </w:t>
        </w:r>
      </w:ins>
      <w:ins w:id="32" w:author="Crossley, Michael" w:date="2023-03-15T12:54:00Z">
        <w:r w:rsidR="00B13D15">
          <w:rPr>
            <w:rFonts w:ascii="Times New Roman" w:hAnsi="Times New Roman" w:cs="Times New Roman"/>
            <w:sz w:val="24"/>
            <w:szCs w:val="24"/>
          </w:rPr>
          <w:t>Suction Trap Network</w:t>
        </w:r>
      </w:ins>
      <w:ins w:id="33" w:author="Crossley, Michael" w:date="2023-03-15T12:50:00Z">
        <w:r w:rsidR="002C6BC8">
          <w:rPr>
            <w:rFonts w:ascii="Times New Roman" w:hAnsi="Times New Roman" w:cs="Times New Roman"/>
            <w:sz w:val="24"/>
            <w:szCs w:val="24"/>
          </w:rPr>
          <w:t xml:space="preserve"> </w:t>
        </w:r>
      </w:ins>
      <w:del w:id="34" w:author="Crossley, Michael" w:date="2023-03-15T12:50:00Z">
        <w:r w:rsidRPr="002016BE" w:rsidDel="002C6BC8">
          <w:rPr>
            <w:rFonts w:ascii="Times New Roman" w:hAnsi="Times New Roman" w:cs="Times New Roman"/>
            <w:sz w:val="24"/>
            <w:szCs w:val="24"/>
          </w:rPr>
          <w:delText xml:space="preserve">the abundance of PLHs </w:delText>
        </w:r>
      </w:del>
      <w:del w:id="35" w:author="Crossley, Michael" w:date="2023-03-15T12:51:00Z">
        <w:r w:rsidRPr="002016BE" w:rsidDel="0028400B">
          <w:rPr>
            <w:rFonts w:ascii="Times New Roman" w:hAnsi="Times New Roman" w:cs="Times New Roman"/>
            <w:sz w:val="24"/>
            <w:szCs w:val="24"/>
          </w:rPr>
          <w:delText xml:space="preserve">in the suction trap network </w:delText>
        </w:r>
      </w:del>
      <w:r w:rsidRPr="002016BE">
        <w:rPr>
          <w:rFonts w:ascii="Times New Roman" w:hAnsi="Times New Roman" w:cs="Times New Roman"/>
          <w:sz w:val="24"/>
          <w:szCs w:val="24"/>
        </w:rPr>
        <w:t xml:space="preserve">between 2018 and </w:t>
      </w:r>
      <w:r w:rsidR="007673B6" w:rsidRPr="002016BE">
        <w:rPr>
          <w:rFonts w:ascii="Times New Roman" w:hAnsi="Times New Roman" w:cs="Times New Roman"/>
          <w:sz w:val="24"/>
          <w:szCs w:val="24"/>
        </w:rPr>
        <w:t>202</w:t>
      </w:r>
      <w:r w:rsidR="007673B6">
        <w:rPr>
          <w:rFonts w:ascii="Times New Roman" w:hAnsi="Times New Roman" w:cs="Times New Roman"/>
          <w:sz w:val="24"/>
          <w:szCs w:val="24"/>
        </w:rPr>
        <w:t>1</w:t>
      </w:r>
      <w:del w:id="36" w:author="Crossley, Michael" w:date="2023-03-15T12:51:00Z">
        <w:r w:rsidR="007673B6" w:rsidRPr="002016BE" w:rsidDel="0028400B">
          <w:rPr>
            <w:rFonts w:ascii="Times New Roman" w:hAnsi="Times New Roman" w:cs="Times New Roman"/>
            <w:sz w:val="24"/>
            <w:szCs w:val="24"/>
          </w:rPr>
          <w:delText xml:space="preserve"> </w:delText>
        </w:r>
      </w:del>
      <w:ins w:id="37" w:author="Crossley, Michael" w:date="2023-03-15T12:51:00Z">
        <w:r w:rsidR="00AA4790">
          <w:rPr>
            <w:rFonts w:ascii="Times New Roman" w:hAnsi="Times New Roman" w:cs="Times New Roman"/>
            <w:sz w:val="24"/>
            <w:szCs w:val="24"/>
          </w:rPr>
          <w:t xml:space="preserve"> and examine </w:t>
        </w:r>
      </w:ins>
      <w:ins w:id="38" w:author="Crossley, Michael" w:date="2023-03-15T12:52:00Z">
        <w:r w:rsidR="002321D2">
          <w:rPr>
            <w:rFonts w:ascii="Times New Roman" w:hAnsi="Times New Roman" w:cs="Times New Roman"/>
            <w:sz w:val="24"/>
            <w:szCs w:val="24"/>
          </w:rPr>
          <w:t xml:space="preserve">how the magnitude and timing of </w:t>
        </w:r>
      </w:ins>
      <w:ins w:id="39" w:author="Crossley, Michael" w:date="2023-03-15T13:29:00Z">
        <w:r w:rsidR="00756FD4">
          <w:rPr>
            <w:rFonts w:ascii="Times New Roman" w:hAnsi="Times New Roman" w:cs="Times New Roman"/>
            <w:sz w:val="24"/>
            <w:szCs w:val="24"/>
          </w:rPr>
          <w:t xml:space="preserve">PLH </w:t>
        </w:r>
      </w:ins>
      <w:ins w:id="40" w:author="Crossley, Michael" w:date="2023-03-15T12:52:00Z">
        <w:r w:rsidR="002321D2">
          <w:rPr>
            <w:rFonts w:ascii="Times New Roman" w:hAnsi="Times New Roman" w:cs="Times New Roman"/>
            <w:sz w:val="24"/>
            <w:szCs w:val="24"/>
          </w:rPr>
          <w:t>activity varied with geography,</w:t>
        </w:r>
      </w:ins>
      <w:ins w:id="41" w:author="Crossley, Michael" w:date="2023-03-15T14:14:00Z">
        <w:r w:rsidR="006E6702">
          <w:rPr>
            <w:rFonts w:ascii="Times New Roman" w:hAnsi="Times New Roman" w:cs="Times New Roman"/>
            <w:sz w:val="24"/>
            <w:szCs w:val="24"/>
          </w:rPr>
          <w:t xml:space="preserve"> crop</w:t>
        </w:r>
      </w:ins>
      <w:ins w:id="42" w:author="Crossley, Michael" w:date="2023-03-15T12:52:00Z">
        <w:r w:rsidR="002321D2">
          <w:rPr>
            <w:rFonts w:ascii="Times New Roman" w:hAnsi="Times New Roman" w:cs="Times New Roman"/>
            <w:sz w:val="24"/>
            <w:szCs w:val="24"/>
          </w:rPr>
          <w:t xml:space="preserve"> land cover, and time</w:t>
        </w:r>
      </w:ins>
      <w:del w:id="43" w:author="Crossley, Michael" w:date="2023-03-15T12:51:00Z">
        <w:r w:rsidRPr="002016BE" w:rsidDel="0028400B">
          <w:rPr>
            <w:rFonts w:ascii="Times New Roman" w:hAnsi="Times New Roman" w:cs="Times New Roman"/>
            <w:sz w:val="24"/>
            <w:szCs w:val="24"/>
          </w:rPr>
          <w:delText>across the Midwest USA</w:delText>
        </w:r>
      </w:del>
      <w:r w:rsidRPr="002016BE">
        <w:rPr>
          <w:rFonts w:ascii="Times New Roman" w:hAnsi="Times New Roman" w:cs="Times New Roman"/>
          <w:sz w:val="24"/>
          <w:szCs w:val="24"/>
        </w:rPr>
        <w:t xml:space="preserve">. </w:t>
      </w:r>
      <w:ins w:id="44" w:author="Crossley, Michael" w:date="2023-03-15T12:53:00Z">
        <w:r w:rsidR="00612C83">
          <w:rPr>
            <w:rFonts w:ascii="Times New Roman" w:hAnsi="Times New Roman" w:cs="Times New Roman"/>
            <w:sz w:val="24"/>
            <w:szCs w:val="24"/>
          </w:rPr>
          <w:t xml:space="preserve">We found that </w:t>
        </w:r>
      </w:ins>
      <w:ins w:id="45" w:author="Crossley, Michael" w:date="2023-03-15T12:54:00Z">
        <w:r w:rsidR="00B13D15">
          <w:rPr>
            <w:rFonts w:ascii="Times New Roman" w:hAnsi="Times New Roman" w:cs="Times New Roman"/>
            <w:sz w:val="24"/>
            <w:szCs w:val="24"/>
          </w:rPr>
          <w:t xml:space="preserve">PLH </w:t>
        </w:r>
      </w:ins>
      <w:ins w:id="46" w:author="Crossley, Michael" w:date="2023-03-15T12:53:00Z">
        <w:r w:rsidR="00612C83">
          <w:rPr>
            <w:rFonts w:ascii="Times New Roman" w:hAnsi="Times New Roman" w:cs="Times New Roman"/>
            <w:sz w:val="24"/>
            <w:szCs w:val="24"/>
          </w:rPr>
          <w:t>aggregate activity-density generally increased between 2018-2021</w:t>
        </w:r>
        <w:r w:rsidR="00B13D15">
          <w:rPr>
            <w:rFonts w:ascii="Times New Roman" w:hAnsi="Times New Roman" w:cs="Times New Roman"/>
            <w:sz w:val="24"/>
            <w:szCs w:val="24"/>
          </w:rPr>
          <w:t xml:space="preserve"> and was higher at southern latitudes and at sites with more bean land cover. First detections</w:t>
        </w:r>
      </w:ins>
      <w:ins w:id="47" w:author="Crossley, Michael" w:date="2023-03-15T12:54:00Z">
        <w:r w:rsidR="00507496">
          <w:rPr>
            <w:rFonts w:ascii="Times New Roman" w:hAnsi="Times New Roman" w:cs="Times New Roman"/>
            <w:sz w:val="24"/>
            <w:szCs w:val="24"/>
          </w:rPr>
          <w:t xml:space="preserve"> occurred earlier</w:t>
        </w:r>
      </w:ins>
      <w:ins w:id="48" w:author="Crossley, Michael" w:date="2023-03-15T13:01:00Z">
        <w:r w:rsidR="00687435">
          <w:rPr>
            <w:rFonts w:ascii="Times New Roman" w:hAnsi="Times New Roman" w:cs="Times New Roman"/>
            <w:sz w:val="24"/>
            <w:szCs w:val="24"/>
          </w:rPr>
          <w:t xml:space="preserve"> in southern latitudes, while last detections occurred later in southern latitudes and</w:t>
        </w:r>
      </w:ins>
      <w:ins w:id="49" w:author="Crossley, Michael" w:date="2023-03-15T13:17:00Z">
        <w:r w:rsidR="00002057">
          <w:rPr>
            <w:rFonts w:ascii="Times New Roman" w:hAnsi="Times New Roman" w:cs="Times New Roman"/>
            <w:sz w:val="24"/>
            <w:szCs w:val="24"/>
          </w:rPr>
          <w:t xml:space="preserve"> over time</w:t>
        </w:r>
      </w:ins>
      <w:ins w:id="50" w:author="Crossley, Michael" w:date="2023-03-15T13:01:00Z">
        <w:r w:rsidR="00687435">
          <w:rPr>
            <w:rFonts w:ascii="Times New Roman" w:hAnsi="Times New Roman" w:cs="Times New Roman"/>
            <w:sz w:val="24"/>
            <w:szCs w:val="24"/>
          </w:rPr>
          <w:t xml:space="preserve"> between 2018-2021.</w:t>
        </w:r>
      </w:ins>
      <w:ins w:id="51" w:author="Crossley, Michael" w:date="2023-03-15T13:02:00Z">
        <w:r w:rsidR="00FC4A50">
          <w:rPr>
            <w:rFonts w:ascii="Times New Roman" w:hAnsi="Times New Roman" w:cs="Times New Roman"/>
            <w:sz w:val="24"/>
            <w:szCs w:val="24"/>
          </w:rPr>
          <w:t xml:space="preserve"> PLH activity was thus longer in duration in southern latitudes and has continued to extend later in</w:t>
        </w:r>
      </w:ins>
      <w:ins w:id="52" w:author="Crossley, Michael" w:date="2023-03-15T13:03:00Z">
        <w:r w:rsidR="002A530F">
          <w:rPr>
            <w:rFonts w:ascii="Times New Roman" w:hAnsi="Times New Roman" w:cs="Times New Roman"/>
            <w:sz w:val="24"/>
            <w:szCs w:val="24"/>
          </w:rPr>
          <w:t>to</w:t>
        </w:r>
      </w:ins>
      <w:ins w:id="53" w:author="Crossley, Michael" w:date="2023-03-15T13:02:00Z">
        <w:r w:rsidR="00FC4A50">
          <w:rPr>
            <w:rFonts w:ascii="Times New Roman" w:hAnsi="Times New Roman" w:cs="Times New Roman"/>
            <w:sz w:val="24"/>
            <w:szCs w:val="24"/>
          </w:rPr>
          <w:t xml:space="preserve"> the year overall</w:t>
        </w:r>
      </w:ins>
      <w:ins w:id="54" w:author="Crossley, Michael" w:date="2023-03-15T13:03:00Z">
        <w:r w:rsidR="00A5525A">
          <w:rPr>
            <w:rFonts w:ascii="Times New Roman" w:hAnsi="Times New Roman" w:cs="Times New Roman"/>
            <w:sz w:val="24"/>
            <w:szCs w:val="24"/>
          </w:rPr>
          <w:t>.</w:t>
        </w:r>
      </w:ins>
      <w:ins w:id="55" w:author="Crossley, Michael" w:date="2023-03-15T13:01:00Z">
        <w:r w:rsidR="00343FE0">
          <w:rPr>
            <w:rFonts w:ascii="Times New Roman" w:hAnsi="Times New Roman" w:cs="Times New Roman"/>
            <w:sz w:val="24"/>
            <w:szCs w:val="24"/>
          </w:rPr>
          <w:t xml:space="preserve"> </w:t>
        </w:r>
      </w:ins>
      <w:ins w:id="56" w:author="Crossley, Michael" w:date="2023-03-15T13:24:00Z">
        <w:r w:rsidR="009E703B">
          <w:rPr>
            <w:rFonts w:ascii="Times New Roman" w:hAnsi="Times New Roman" w:cs="Times New Roman"/>
            <w:sz w:val="24"/>
            <w:szCs w:val="24"/>
          </w:rPr>
          <w:t>Resolving u</w:t>
        </w:r>
      </w:ins>
      <w:ins w:id="57" w:author="Crossley, Michael" w:date="2023-03-15T13:21:00Z">
        <w:r w:rsidR="00621171">
          <w:rPr>
            <w:rFonts w:ascii="Times New Roman" w:hAnsi="Times New Roman" w:cs="Times New Roman"/>
            <w:sz w:val="24"/>
            <w:szCs w:val="24"/>
          </w:rPr>
          <w:t xml:space="preserve">ncertainty </w:t>
        </w:r>
        <w:r w:rsidR="00603AD9">
          <w:rPr>
            <w:rFonts w:ascii="Times New Roman" w:hAnsi="Times New Roman" w:cs="Times New Roman"/>
            <w:sz w:val="24"/>
            <w:szCs w:val="24"/>
          </w:rPr>
          <w:t xml:space="preserve">about how </w:t>
        </w:r>
      </w:ins>
      <w:ins w:id="58" w:author="Crossley, Michael" w:date="2023-03-15T13:22:00Z">
        <w:r w:rsidR="00603AD9">
          <w:rPr>
            <w:rFonts w:ascii="Times New Roman" w:hAnsi="Times New Roman" w:cs="Times New Roman"/>
            <w:sz w:val="24"/>
            <w:szCs w:val="24"/>
          </w:rPr>
          <w:t>closely</w:t>
        </w:r>
      </w:ins>
      <w:ins w:id="59" w:author="Crossley, Michael" w:date="2023-03-15T13:21:00Z">
        <w:r w:rsidR="00603AD9">
          <w:rPr>
            <w:rFonts w:ascii="Times New Roman" w:hAnsi="Times New Roman" w:cs="Times New Roman"/>
            <w:sz w:val="24"/>
            <w:szCs w:val="24"/>
          </w:rPr>
          <w:t xml:space="preserve"> suction trap detections ref</w:t>
        </w:r>
      </w:ins>
      <w:ins w:id="60" w:author="Crossley, Michael" w:date="2023-03-15T13:22:00Z">
        <w:r w:rsidR="00603AD9">
          <w:rPr>
            <w:rFonts w:ascii="Times New Roman" w:hAnsi="Times New Roman" w:cs="Times New Roman"/>
            <w:sz w:val="24"/>
            <w:szCs w:val="24"/>
          </w:rPr>
          <w:t xml:space="preserve">lect </w:t>
        </w:r>
        <w:r w:rsidR="00C77AEC">
          <w:rPr>
            <w:rFonts w:ascii="Times New Roman" w:hAnsi="Times New Roman" w:cs="Times New Roman"/>
            <w:sz w:val="24"/>
            <w:szCs w:val="24"/>
          </w:rPr>
          <w:t xml:space="preserve">the timing of immigration/emigration </w:t>
        </w:r>
        <w:r w:rsidR="002E4EF6">
          <w:rPr>
            <w:rFonts w:ascii="Times New Roman" w:hAnsi="Times New Roman" w:cs="Times New Roman"/>
            <w:sz w:val="24"/>
            <w:szCs w:val="24"/>
          </w:rPr>
          <w:t xml:space="preserve">and </w:t>
        </w:r>
        <w:r w:rsidR="00C77AEC">
          <w:rPr>
            <w:rFonts w:ascii="Times New Roman" w:hAnsi="Times New Roman" w:cs="Times New Roman"/>
            <w:sz w:val="24"/>
            <w:szCs w:val="24"/>
          </w:rPr>
          <w:t xml:space="preserve">population densities in </w:t>
        </w:r>
      </w:ins>
      <w:ins w:id="61" w:author="Crossley, Michael" w:date="2023-03-15T13:23:00Z">
        <w:r w:rsidR="002E4EF6">
          <w:rPr>
            <w:rFonts w:ascii="Times New Roman" w:hAnsi="Times New Roman" w:cs="Times New Roman"/>
            <w:sz w:val="24"/>
            <w:szCs w:val="24"/>
          </w:rPr>
          <w:t>local</w:t>
        </w:r>
      </w:ins>
      <w:ins w:id="62" w:author="Crossley, Michael" w:date="2023-03-15T13:22:00Z">
        <w:r w:rsidR="00C77AEC">
          <w:rPr>
            <w:rFonts w:ascii="Times New Roman" w:hAnsi="Times New Roman" w:cs="Times New Roman"/>
            <w:sz w:val="24"/>
            <w:szCs w:val="24"/>
          </w:rPr>
          <w:t xml:space="preserve"> crop fields</w:t>
        </w:r>
      </w:ins>
      <w:ins w:id="63" w:author="Crossley, Michael" w:date="2023-03-15T13:23:00Z">
        <w:r w:rsidR="002E4EF6">
          <w:rPr>
            <w:rFonts w:ascii="Times New Roman" w:hAnsi="Times New Roman" w:cs="Times New Roman"/>
            <w:sz w:val="24"/>
            <w:szCs w:val="24"/>
          </w:rPr>
          <w:t xml:space="preserve"> remains an important research priority before </w:t>
        </w:r>
        <w:r w:rsidR="009E703B">
          <w:rPr>
            <w:rFonts w:ascii="Times New Roman" w:hAnsi="Times New Roman" w:cs="Times New Roman"/>
            <w:sz w:val="24"/>
            <w:szCs w:val="24"/>
          </w:rPr>
          <w:t>the potential of the Midwest Suction Trap Network for PLH monitoring c</w:t>
        </w:r>
      </w:ins>
      <w:ins w:id="64" w:author="Crossley, Michael" w:date="2023-03-15T13:24:00Z">
        <w:r w:rsidR="009E703B">
          <w:rPr>
            <w:rFonts w:ascii="Times New Roman" w:hAnsi="Times New Roman" w:cs="Times New Roman"/>
            <w:sz w:val="24"/>
            <w:szCs w:val="24"/>
          </w:rPr>
          <w:t>an be realized.</w:t>
        </w:r>
      </w:ins>
      <w:ins w:id="65" w:author="Crossley, Michael" w:date="2023-03-15T13:22:00Z">
        <w:r w:rsidR="00C77AEC">
          <w:rPr>
            <w:rFonts w:ascii="Times New Roman" w:hAnsi="Times New Roman" w:cs="Times New Roman"/>
            <w:sz w:val="24"/>
            <w:szCs w:val="24"/>
          </w:rPr>
          <w:t xml:space="preserve"> </w:t>
        </w:r>
      </w:ins>
      <w:ins w:id="66" w:author="Crossley, Michael" w:date="2023-03-15T13:24:00Z">
        <w:r w:rsidR="00B1239F">
          <w:rPr>
            <w:rFonts w:ascii="Times New Roman" w:hAnsi="Times New Roman" w:cs="Times New Roman"/>
            <w:sz w:val="24"/>
            <w:szCs w:val="24"/>
          </w:rPr>
          <w:t xml:space="preserve">Still, the patterns that we observed </w:t>
        </w:r>
      </w:ins>
      <w:ins w:id="67" w:author="Crossley, Michael" w:date="2023-03-15T13:25:00Z">
        <w:r w:rsidR="009C1121">
          <w:rPr>
            <w:rFonts w:ascii="Times New Roman" w:hAnsi="Times New Roman" w:cs="Times New Roman"/>
            <w:sz w:val="24"/>
            <w:szCs w:val="24"/>
          </w:rPr>
          <w:t xml:space="preserve">suggest that </w:t>
        </w:r>
        <w:r w:rsidR="005D331E">
          <w:rPr>
            <w:rFonts w:ascii="Times New Roman" w:hAnsi="Times New Roman" w:cs="Times New Roman"/>
            <w:sz w:val="24"/>
            <w:szCs w:val="24"/>
          </w:rPr>
          <w:t xml:space="preserve">PLH </w:t>
        </w:r>
      </w:ins>
      <w:ins w:id="68" w:author="Crossley, Michael" w:date="2023-03-15T13:30:00Z">
        <w:r w:rsidR="00E70DD0">
          <w:rPr>
            <w:rFonts w:ascii="Times New Roman" w:hAnsi="Times New Roman" w:cs="Times New Roman"/>
            <w:sz w:val="24"/>
            <w:szCs w:val="24"/>
          </w:rPr>
          <w:t>could potentially increase</w:t>
        </w:r>
      </w:ins>
      <w:ins w:id="69" w:author="Crossley, Michael" w:date="2023-03-15T13:25:00Z">
        <w:r w:rsidR="005D331E">
          <w:rPr>
            <w:rFonts w:ascii="Times New Roman" w:hAnsi="Times New Roman" w:cs="Times New Roman"/>
            <w:sz w:val="24"/>
            <w:szCs w:val="24"/>
          </w:rPr>
          <w:t xml:space="preserve"> in economic importance as </w:t>
        </w:r>
        <w:r w:rsidR="00F94F53">
          <w:rPr>
            <w:rFonts w:ascii="Times New Roman" w:hAnsi="Times New Roman" w:cs="Times New Roman"/>
            <w:sz w:val="24"/>
            <w:szCs w:val="24"/>
          </w:rPr>
          <w:t>more insects</w:t>
        </w:r>
      </w:ins>
      <w:ins w:id="70" w:author="Crossley, Michael" w:date="2023-03-15T13:31:00Z">
        <w:r w:rsidR="00562D83">
          <w:rPr>
            <w:rFonts w:ascii="Times New Roman" w:hAnsi="Times New Roman" w:cs="Times New Roman"/>
            <w:sz w:val="24"/>
            <w:szCs w:val="24"/>
          </w:rPr>
          <w:t xml:space="preserve"> are dispersing</w:t>
        </w:r>
      </w:ins>
      <w:ins w:id="71" w:author="Crossley, Michael" w:date="2023-03-15T13:25:00Z">
        <w:r w:rsidR="00F94F53">
          <w:rPr>
            <w:rFonts w:ascii="Times New Roman" w:hAnsi="Times New Roman" w:cs="Times New Roman"/>
            <w:sz w:val="24"/>
            <w:szCs w:val="24"/>
          </w:rPr>
          <w:t xml:space="preserve"> </w:t>
        </w:r>
      </w:ins>
      <w:ins w:id="72" w:author="Crossley, Michael" w:date="2023-03-15T13:32:00Z">
        <w:r w:rsidR="00674972">
          <w:rPr>
            <w:rFonts w:ascii="Times New Roman" w:hAnsi="Times New Roman" w:cs="Times New Roman"/>
            <w:sz w:val="24"/>
            <w:szCs w:val="24"/>
          </w:rPr>
          <w:t>over</w:t>
        </w:r>
      </w:ins>
      <w:ins w:id="73" w:author="Crossley, Michael" w:date="2023-03-15T13:31:00Z">
        <w:r w:rsidR="00025A14">
          <w:rPr>
            <w:rFonts w:ascii="Times New Roman" w:hAnsi="Times New Roman" w:cs="Times New Roman"/>
            <w:sz w:val="24"/>
            <w:szCs w:val="24"/>
          </w:rPr>
          <w:t xml:space="preserve"> </w:t>
        </w:r>
      </w:ins>
      <w:ins w:id="74" w:author="Crossley, Michael" w:date="2023-03-15T13:32:00Z">
        <w:r w:rsidR="00674972">
          <w:rPr>
            <w:rFonts w:ascii="Times New Roman" w:hAnsi="Times New Roman" w:cs="Times New Roman"/>
            <w:sz w:val="24"/>
            <w:szCs w:val="24"/>
          </w:rPr>
          <w:t>larger</w:t>
        </w:r>
      </w:ins>
      <w:ins w:id="75" w:author="Crossley, Michael" w:date="2023-03-15T13:31:00Z">
        <w:r w:rsidR="00025A14">
          <w:rPr>
            <w:rFonts w:ascii="Times New Roman" w:hAnsi="Times New Roman" w:cs="Times New Roman"/>
            <w:sz w:val="24"/>
            <w:szCs w:val="24"/>
          </w:rPr>
          <w:t xml:space="preserve"> portions of the growing season </w:t>
        </w:r>
      </w:ins>
      <w:ins w:id="76" w:author="Crossley, Michael" w:date="2023-03-15T13:26:00Z">
        <w:r w:rsidR="00F94F53">
          <w:rPr>
            <w:rFonts w:ascii="Times New Roman" w:hAnsi="Times New Roman" w:cs="Times New Roman"/>
            <w:sz w:val="24"/>
            <w:szCs w:val="24"/>
          </w:rPr>
          <w:t xml:space="preserve">in </w:t>
        </w:r>
        <w:r w:rsidR="003C255F">
          <w:rPr>
            <w:rFonts w:ascii="Times New Roman" w:hAnsi="Times New Roman" w:cs="Times New Roman"/>
            <w:sz w:val="24"/>
            <w:szCs w:val="24"/>
          </w:rPr>
          <w:t>the agriculturally productive US Midwest.</w:t>
        </w:r>
        <w:r w:rsidR="00F94F53">
          <w:rPr>
            <w:rFonts w:ascii="Times New Roman" w:hAnsi="Times New Roman" w:cs="Times New Roman"/>
            <w:sz w:val="24"/>
            <w:szCs w:val="24"/>
          </w:rPr>
          <w:t xml:space="preserve"> </w:t>
        </w:r>
      </w:ins>
    </w:p>
    <w:p w14:paraId="70CF1424" w14:textId="0CC88017" w:rsidR="00A01F44" w:rsidDel="00370A9F" w:rsidRDefault="00A01F44" w:rsidP="001B45EE">
      <w:pPr>
        <w:spacing w:after="0" w:line="480" w:lineRule="auto"/>
        <w:ind w:firstLine="720"/>
        <w:rPr>
          <w:del w:id="77" w:author="Crossley, Michael" w:date="2023-03-15T13:19:00Z"/>
          <w:rFonts w:ascii="Times New Roman" w:hAnsi="Times New Roman" w:cs="Times New Roman"/>
          <w:sz w:val="24"/>
          <w:szCs w:val="24"/>
        </w:rPr>
      </w:pPr>
    </w:p>
    <w:p w14:paraId="19AC8BF8" w14:textId="77777777" w:rsidR="00D24B15" w:rsidRPr="00EF238A" w:rsidRDefault="00D24B15" w:rsidP="006651DE">
      <w:pPr>
        <w:spacing w:after="0" w:line="480" w:lineRule="auto"/>
        <w:rPr>
          <w:rFonts w:ascii="Times New Roman" w:hAnsi="Times New Roman" w:cs="Times New Roman"/>
          <w:sz w:val="24"/>
          <w:szCs w:val="24"/>
        </w:rPr>
      </w:pPr>
    </w:p>
    <w:p w14:paraId="11583FCD" w14:textId="16820599" w:rsidR="00AA3239" w:rsidRPr="00EF238A" w:rsidRDefault="00AA3239" w:rsidP="006651DE">
      <w:pPr>
        <w:spacing w:after="0" w:line="480" w:lineRule="auto"/>
        <w:rPr>
          <w:rFonts w:ascii="Times New Roman" w:hAnsi="Times New Roman" w:cs="Times New Roman"/>
          <w:sz w:val="24"/>
          <w:szCs w:val="24"/>
        </w:rPr>
      </w:pPr>
      <w:r w:rsidRPr="00EF238A">
        <w:rPr>
          <w:rFonts w:ascii="Times New Roman" w:hAnsi="Times New Roman" w:cs="Times New Roman"/>
          <w:sz w:val="24"/>
          <w:szCs w:val="24"/>
        </w:rPr>
        <w:t>KEY WORDS:</w:t>
      </w:r>
      <w:r w:rsidR="00225A3A">
        <w:rPr>
          <w:rFonts w:ascii="Times New Roman" w:hAnsi="Times New Roman" w:cs="Times New Roman"/>
          <w:sz w:val="24"/>
          <w:szCs w:val="24"/>
        </w:rPr>
        <w:t xml:space="preserve"> </w:t>
      </w:r>
      <w:r w:rsidR="00225A3A" w:rsidRPr="00225A3A">
        <w:rPr>
          <w:rFonts w:ascii="Times New Roman" w:hAnsi="Times New Roman" w:cs="Times New Roman"/>
          <w:i/>
          <w:iCs/>
          <w:sz w:val="24"/>
          <w:szCs w:val="24"/>
        </w:rPr>
        <w:t>Empoasca fabae</w:t>
      </w:r>
      <w:r w:rsidR="00225A3A">
        <w:rPr>
          <w:rFonts w:ascii="Times New Roman" w:hAnsi="Times New Roman" w:cs="Times New Roman"/>
          <w:sz w:val="24"/>
          <w:szCs w:val="24"/>
        </w:rPr>
        <w:t>, potato leafhopper, suction traps, migration</w:t>
      </w:r>
    </w:p>
    <w:p w14:paraId="5BFAEDE1" w14:textId="10E7C5D3" w:rsidR="00076ADB" w:rsidRDefault="00076ADB" w:rsidP="006651DE">
      <w:pPr>
        <w:spacing w:after="0" w:line="480" w:lineRule="auto"/>
        <w:rPr>
          <w:rFonts w:ascii="Times New Roman" w:hAnsi="Times New Roman" w:cs="Times New Roman"/>
          <w:sz w:val="24"/>
          <w:szCs w:val="24"/>
        </w:rPr>
      </w:pPr>
    </w:p>
    <w:p w14:paraId="6763218A" w14:textId="61A9F9DC" w:rsidR="00AA3239" w:rsidRPr="001274B6" w:rsidRDefault="00AA3239" w:rsidP="006651DE">
      <w:pPr>
        <w:spacing w:after="0" w:line="480" w:lineRule="auto"/>
        <w:rPr>
          <w:rFonts w:ascii="Times New Roman" w:hAnsi="Times New Roman" w:cs="Times New Roman"/>
          <w:b/>
          <w:bCs/>
          <w:sz w:val="24"/>
          <w:szCs w:val="24"/>
        </w:rPr>
      </w:pPr>
      <w:r w:rsidRPr="001274B6">
        <w:rPr>
          <w:rFonts w:ascii="Times New Roman" w:hAnsi="Times New Roman" w:cs="Times New Roman"/>
          <w:b/>
          <w:bCs/>
          <w:sz w:val="24"/>
          <w:szCs w:val="24"/>
        </w:rPr>
        <w:t>Introduction</w:t>
      </w:r>
    </w:p>
    <w:p w14:paraId="0087788C" w14:textId="77777777" w:rsidR="00DB347E" w:rsidRDefault="00A94993" w:rsidP="004908A3">
      <w:pPr>
        <w:spacing w:after="0" w:line="480" w:lineRule="auto"/>
        <w:rPr>
          <w:ins w:id="78" w:author="Crossley, Michael" w:date="2023-03-15T14:07:00Z"/>
          <w:rFonts w:ascii="Times New Roman" w:hAnsi="Times New Roman" w:cs="Times New Roman"/>
          <w:sz w:val="24"/>
          <w:szCs w:val="24"/>
        </w:rPr>
      </w:pPr>
      <w:r>
        <w:rPr>
          <w:rFonts w:ascii="Times New Roman" w:hAnsi="Times New Roman" w:cs="Times New Roman"/>
          <w:sz w:val="24"/>
          <w:szCs w:val="24"/>
        </w:rPr>
        <w:t>P</w:t>
      </w:r>
      <w:r w:rsidR="0076485A" w:rsidRPr="00EF238A">
        <w:rPr>
          <w:rFonts w:ascii="Times New Roman" w:hAnsi="Times New Roman" w:cs="Times New Roman"/>
          <w:sz w:val="24"/>
          <w:szCs w:val="24"/>
        </w:rPr>
        <w:t>otato leafhopper</w:t>
      </w:r>
      <w:r w:rsidR="00985DF9" w:rsidRPr="00EF238A">
        <w:rPr>
          <w:rFonts w:ascii="Times New Roman" w:hAnsi="Times New Roman" w:cs="Times New Roman"/>
          <w:sz w:val="24"/>
          <w:szCs w:val="24"/>
        </w:rPr>
        <w:t xml:space="preserve"> (PLH)</w:t>
      </w:r>
      <w:r w:rsidR="0076485A" w:rsidRPr="00EF238A">
        <w:rPr>
          <w:rFonts w:ascii="Times New Roman" w:hAnsi="Times New Roman" w:cs="Times New Roman"/>
          <w:sz w:val="24"/>
          <w:szCs w:val="24"/>
        </w:rPr>
        <w:t xml:space="preserve">, </w:t>
      </w:r>
      <w:r w:rsidR="0076485A" w:rsidRPr="00EF238A">
        <w:rPr>
          <w:rFonts w:ascii="Times New Roman" w:hAnsi="Times New Roman" w:cs="Times New Roman"/>
          <w:i/>
          <w:iCs/>
          <w:sz w:val="24"/>
          <w:szCs w:val="24"/>
        </w:rPr>
        <w:t>Empoasca fabae</w:t>
      </w:r>
      <w:r w:rsidR="0076485A" w:rsidRPr="00EF238A">
        <w:rPr>
          <w:rFonts w:ascii="Times New Roman" w:hAnsi="Times New Roman" w:cs="Times New Roman"/>
          <w:sz w:val="24"/>
          <w:szCs w:val="24"/>
        </w:rPr>
        <w:t>, Harris (Hemiptera: Cicadellidae)</w:t>
      </w:r>
      <w:ins w:id="79" w:author="Crossley, Michael" w:date="2023-03-15T13:57:00Z">
        <w:r w:rsidR="001F4FFC">
          <w:rPr>
            <w:rFonts w:ascii="Times New Roman" w:hAnsi="Times New Roman" w:cs="Times New Roman"/>
            <w:sz w:val="24"/>
            <w:szCs w:val="24"/>
          </w:rPr>
          <w:t xml:space="preserve"> </w:t>
        </w:r>
      </w:ins>
      <w:del w:id="80" w:author="Crossley, Michael" w:date="2023-03-15T13:57:00Z">
        <w:r w:rsidDel="001F4FFC">
          <w:rPr>
            <w:rFonts w:ascii="Times New Roman" w:hAnsi="Times New Roman" w:cs="Times New Roman"/>
            <w:sz w:val="24"/>
            <w:szCs w:val="24"/>
          </w:rPr>
          <w:delText xml:space="preserve">, </w:delText>
        </w:r>
        <w:commentRangeStart w:id="81"/>
        <w:r w:rsidDel="001F4FFC">
          <w:rPr>
            <w:rFonts w:ascii="Times New Roman" w:hAnsi="Times New Roman" w:cs="Times New Roman"/>
            <w:sz w:val="24"/>
            <w:szCs w:val="24"/>
          </w:rPr>
          <w:delText xml:space="preserve">a </w:delText>
        </w:r>
        <w:r w:rsidRPr="00EF238A" w:rsidDel="001F4FFC">
          <w:rPr>
            <w:rFonts w:ascii="Times New Roman" w:hAnsi="Times New Roman" w:cs="Times New Roman"/>
            <w:sz w:val="24"/>
            <w:szCs w:val="24"/>
          </w:rPr>
          <w:delText>native to North America</w:delText>
        </w:r>
      </w:del>
      <w:commentRangeEnd w:id="81"/>
      <w:r w:rsidR="001F4FFC">
        <w:rPr>
          <w:rStyle w:val="CommentReference"/>
        </w:rPr>
        <w:commentReference w:id="81"/>
      </w:r>
      <w:del w:id="82" w:author="Crossley, Michael" w:date="2023-03-15T13:57:00Z">
        <w:r w:rsidDel="001F4FFC">
          <w:rPr>
            <w:rFonts w:ascii="Times New Roman" w:hAnsi="Times New Roman" w:cs="Times New Roman"/>
            <w:sz w:val="24"/>
            <w:szCs w:val="24"/>
          </w:rPr>
          <w:delText>,</w:delText>
        </w:r>
        <w:r w:rsidRPr="00EF238A" w:rsidDel="001F4FFC">
          <w:rPr>
            <w:rFonts w:ascii="Times New Roman" w:hAnsi="Times New Roman" w:cs="Times New Roman"/>
            <w:sz w:val="24"/>
            <w:szCs w:val="24"/>
          </w:rPr>
          <w:delText xml:space="preserve"> </w:delText>
        </w:r>
      </w:del>
      <w:r w:rsidR="007673B6" w:rsidRPr="00EF238A">
        <w:rPr>
          <w:rFonts w:ascii="Times New Roman" w:hAnsi="Times New Roman" w:cs="Times New Roman"/>
          <w:sz w:val="24"/>
          <w:szCs w:val="24"/>
        </w:rPr>
        <w:t>is</w:t>
      </w:r>
      <w:ins w:id="83" w:author="Crossley, Michael" w:date="2023-03-15T13:57:00Z">
        <w:r w:rsidR="001F4FFC">
          <w:rPr>
            <w:rFonts w:ascii="Times New Roman" w:hAnsi="Times New Roman" w:cs="Times New Roman"/>
            <w:sz w:val="24"/>
            <w:szCs w:val="24"/>
          </w:rPr>
          <w:t xml:space="preserve"> a</w:t>
        </w:r>
      </w:ins>
      <w:r w:rsidR="007673B6" w:rsidRPr="00EF238A">
        <w:rPr>
          <w:rFonts w:ascii="Times New Roman" w:hAnsi="Times New Roman" w:cs="Times New Roman"/>
          <w:sz w:val="24"/>
          <w:szCs w:val="24"/>
        </w:rPr>
        <w:t xml:space="preserve"> highly polyphagous</w:t>
      </w:r>
      <w:ins w:id="84" w:author="Crossley, Michael" w:date="2023-03-15T13:57:00Z">
        <w:r w:rsidR="001F4FFC">
          <w:rPr>
            <w:rFonts w:ascii="Times New Roman" w:hAnsi="Times New Roman" w:cs="Times New Roman"/>
            <w:sz w:val="24"/>
            <w:szCs w:val="24"/>
          </w:rPr>
          <w:t xml:space="preserve"> insect</w:t>
        </w:r>
      </w:ins>
      <w:r w:rsidR="007673B6">
        <w:rPr>
          <w:rFonts w:ascii="Times New Roman" w:hAnsi="Times New Roman" w:cs="Times New Roman"/>
          <w:sz w:val="24"/>
          <w:szCs w:val="24"/>
        </w:rPr>
        <w:t xml:space="preserve"> </w:t>
      </w:r>
      <w:r w:rsidR="007673B6" w:rsidRPr="00EF238A">
        <w:rPr>
          <w:rFonts w:ascii="Times New Roman" w:hAnsi="Times New Roman" w:cs="Times New Roman"/>
          <w:sz w:val="24"/>
          <w:szCs w:val="24"/>
        </w:rPr>
        <w:t>with more than 200 plant species</w:t>
      </w:r>
      <w:r w:rsidR="007673B6">
        <w:rPr>
          <w:rFonts w:ascii="Times New Roman" w:hAnsi="Times New Roman" w:cs="Times New Roman"/>
          <w:sz w:val="24"/>
          <w:szCs w:val="24"/>
        </w:rPr>
        <w:t xml:space="preserve"> listed as hosts</w:t>
      </w:r>
      <w:r w:rsidR="007673B6" w:rsidRPr="00EF238A">
        <w:rPr>
          <w:rFonts w:ascii="Times New Roman" w:hAnsi="Times New Roman" w:cs="Times New Roman"/>
          <w:sz w:val="24"/>
          <w:szCs w:val="24"/>
        </w:rPr>
        <w:t xml:space="preserve"> including weeds</w:t>
      </w:r>
      <w:r w:rsidR="007673B6">
        <w:rPr>
          <w:rFonts w:ascii="Times New Roman" w:hAnsi="Times New Roman" w:cs="Times New Roman"/>
          <w:sz w:val="24"/>
          <w:szCs w:val="24"/>
        </w:rPr>
        <w:t>,</w:t>
      </w:r>
      <w:r w:rsidR="007673B6" w:rsidRPr="00EF238A">
        <w:rPr>
          <w:rFonts w:ascii="Times New Roman" w:hAnsi="Times New Roman" w:cs="Times New Roman"/>
          <w:sz w:val="24"/>
          <w:szCs w:val="24"/>
        </w:rPr>
        <w:t xml:space="preserve"> forest plants (Poos and Wheeler 1943, Lamp et al. 1984, 1994)</w:t>
      </w:r>
      <w:r w:rsidR="007673B6">
        <w:rPr>
          <w:rFonts w:ascii="Times New Roman" w:hAnsi="Times New Roman" w:cs="Times New Roman"/>
          <w:sz w:val="24"/>
          <w:szCs w:val="24"/>
        </w:rPr>
        <w:t xml:space="preserve"> and various crops of economic importance such as </w:t>
      </w:r>
      <w:r w:rsidR="00AB6EE5" w:rsidRPr="00EF238A">
        <w:rPr>
          <w:rFonts w:ascii="Times New Roman" w:hAnsi="Times New Roman" w:cs="Times New Roman"/>
          <w:sz w:val="24"/>
          <w:szCs w:val="24"/>
        </w:rPr>
        <w:t>alfalfa (</w:t>
      </w:r>
      <w:r w:rsidR="00AB6EE5" w:rsidRPr="00EF238A">
        <w:rPr>
          <w:rFonts w:ascii="Times New Roman" w:hAnsi="Times New Roman" w:cs="Times New Roman"/>
          <w:i/>
          <w:iCs/>
          <w:sz w:val="24"/>
          <w:szCs w:val="24"/>
        </w:rPr>
        <w:t>Medicago sativa</w:t>
      </w:r>
      <w:r w:rsidR="00AB6EE5" w:rsidRPr="00EF238A">
        <w:rPr>
          <w:rFonts w:ascii="Times New Roman" w:hAnsi="Times New Roman" w:cs="Times New Roman"/>
          <w:sz w:val="24"/>
          <w:szCs w:val="24"/>
        </w:rPr>
        <w:t xml:space="preserve"> L.), </w:t>
      </w:r>
      <w:ins w:id="85" w:author="Crossley, Michael" w:date="2023-03-15T13:53:00Z">
        <w:r w:rsidR="00934EB4" w:rsidRPr="00EF238A">
          <w:rPr>
            <w:rFonts w:ascii="Times New Roman" w:hAnsi="Times New Roman" w:cs="Times New Roman"/>
            <w:sz w:val="24"/>
            <w:szCs w:val="24"/>
          </w:rPr>
          <w:t>potato (</w:t>
        </w:r>
        <w:r w:rsidR="00934EB4" w:rsidRPr="00EF238A">
          <w:rPr>
            <w:rFonts w:ascii="Times New Roman" w:hAnsi="Times New Roman" w:cs="Times New Roman"/>
            <w:i/>
            <w:iCs/>
            <w:sz w:val="24"/>
            <w:szCs w:val="24"/>
          </w:rPr>
          <w:t>Solanum tuberosum</w:t>
        </w:r>
        <w:r w:rsidR="00934EB4" w:rsidRPr="00EF238A">
          <w:rPr>
            <w:rFonts w:ascii="Times New Roman" w:hAnsi="Times New Roman" w:cs="Times New Roman"/>
            <w:sz w:val="24"/>
            <w:szCs w:val="24"/>
          </w:rPr>
          <w:t xml:space="preserve"> L.)</w:t>
        </w:r>
        <w:r w:rsidR="00934EB4">
          <w:rPr>
            <w:rFonts w:ascii="Times New Roman" w:hAnsi="Times New Roman" w:cs="Times New Roman"/>
            <w:sz w:val="24"/>
            <w:szCs w:val="24"/>
          </w:rPr>
          <w:t>,</w:t>
        </w:r>
        <w:r w:rsidR="00934EB4" w:rsidRPr="00EF238A">
          <w:rPr>
            <w:rFonts w:ascii="Times New Roman" w:hAnsi="Times New Roman" w:cs="Times New Roman"/>
            <w:sz w:val="24"/>
            <w:szCs w:val="24"/>
          </w:rPr>
          <w:t xml:space="preserve"> </w:t>
        </w:r>
      </w:ins>
      <w:r w:rsidR="00985DF9" w:rsidRPr="00EF238A">
        <w:rPr>
          <w:rFonts w:ascii="Times New Roman" w:hAnsi="Times New Roman" w:cs="Times New Roman"/>
          <w:sz w:val="24"/>
          <w:szCs w:val="24"/>
        </w:rPr>
        <w:t>snap beans (</w:t>
      </w:r>
      <w:r w:rsidR="00985DF9" w:rsidRPr="00225A3A">
        <w:rPr>
          <w:rFonts w:ascii="Times New Roman" w:hAnsi="Times New Roman" w:cs="Times New Roman"/>
          <w:i/>
          <w:iCs/>
          <w:sz w:val="24"/>
          <w:szCs w:val="24"/>
        </w:rPr>
        <w:t>Phaseolus vulgaris</w:t>
      </w:r>
      <w:r w:rsidR="00985DF9" w:rsidRPr="00EF238A">
        <w:rPr>
          <w:rFonts w:ascii="Times New Roman" w:hAnsi="Times New Roman" w:cs="Times New Roman"/>
          <w:sz w:val="24"/>
          <w:szCs w:val="24"/>
        </w:rPr>
        <w:t xml:space="preserve"> L.), </w:t>
      </w:r>
      <w:del w:id="86" w:author="Crossley, Michael" w:date="2023-03-15T13:53:00Z">
        <w:r w:rsidR="00985DF9" w:rsidRPr="00EF238A" w:rsidDel="00934EB4">
          <w:rPr>
            <w:rFonts w:ascii="Times New Roman" w:hAnsi="Times New Roman" w:cs="Times New Roman"/>
            <w:sz w:val="24"/>
            <w:szCs w:val="24"/>
          </w:rPr>
          <w:delText>potato (</w:delText>
        </w:r>
        <w:r w:rsidR="00985DF9" w:rsidRPr="00EF238A" w:rsidDel="00934EB4">
          <w:rPr>
            <w:rFonts w:ascii="Times New Roman" w:hAnsi="Times New Roman" w:cs="Times New Roman"/>
            <w:i/>
            <w:iCs/>
            <w:sz w:val="24"/>
            <w:szCs w:val="24"/>
          </w:rPr>
          <w:delText>Solanum tuberosum</w:delText>
        </w:r>
        <w:r w:rsidR="00985DF9" w:rsidRPr="00EF238A" w:rsidDel="00934EB4">
          <w:rPr>
            <w:rFonts w:ascii="Times New Roman" w:hAnsi="Times New Roman" w:cs="Times New Roman"/>
            <w:sz w:val="24"/>
            <w:szCs w:val="24"/>
          </w:rPr>
          <w:delText xml:space="preserve"> L.) </w:delText>
        </w:r>
      </w:del>
      <w:r w:rsidR="00985DF9" w:rsidRPr="00EF238A">
        <w:rPr>
          <w:rFonts w:ascii="Times New Roman" w:hAnsi="Times New Roman" w:cs="Times New Roman"/>
          <w:sz w:val="24"/>
          <w:szCs w:val="24"/>
        </w:rPr>
        <w:t xml:space="preserve">and </w:t>
      </w:r>
      <w:r w:rsidR="00AB6EE5" w:rsidRPr="00EF238A">
        <w:rPr>
          <w:rFonts w:ascii="Times New Roman" w:hAnsi="Times New Roman" w:cs="Times New Roman"/>
          <w:sz w:val="24"/>
          <w:szCs w:val="24"/>
        </w:rPr>
        <w:t>soybean (</w:t>
      </w:r>
      <w:r w:rsidR="00AB6EE5" w:rsidRPr="00EF238A">
        <w:rPr>
          <w:rFonts w:ascii="Times New Roman" w:hAnsi="Times New Roman" w:cs="Times New Roman"/>
          <w:i/>
          <w:iCs/>
          <w:sz w:val="24"/>
          <w:szCs w:val="24"/>
        </w:rPr>
        <w:t>Glycine max</w:t>
      </w:r>
      <w:r w:rsidR="00AB6EE5" w:rsidRPr="00EF238A">
        <w:rPr>
          <w:rFonts w:ascii="Times New Roman" w:hAnsi="Times New Roman" w:cs="Times New Roman"/>
          <w:sz w:val="24"/>
          <w:szCs w:val="24"/>
        </w:rPr>
        <w:t xml:space="preserve"> L.) </w:t>
      </w:r>
      <w:r w:rsidR="00985DF9" w:rsidRPr="00EF238A">
        <w:rPr>
          <w:rFonts w:ascii="Times New Roman" w:hAnsi="Times New Roman" w:cs="Times New Roman"/>
          <w:sz w:val="24"/>
          <w:szCs w:val="24"/>
        </w:rPr>
        <w:t>(</w:t>
      </w:r>
      <w:r w:rsidR="00637977">
        <w:rPr>
          <w:rFonts w:ascii="Times New Roman" w:hAnsi="Times New Roman" w:cs="Times New Roman"/>
          <w:sz w:val="24"/>
          <w:szCs w:val="24"/>
        </w:rPr>
        <w:t>Chasen et al. 2014</w:t>
      </w:r>
      <w:r w:rsidR="00985DF9" w:rsidRPr="00EF238A">
        <w:rPr>
          <w:rFonts w:ascii="Times New Roman" w:hAnsi="Times New Roman" w:cs="Times New Roman"/>
          <w:sz w:val="24"/>
          <w:szCs w:val="24"/>
        </w:rPr>
        <w:t>).</w:t>
      </w:r>
      <w:r w:rsidR="00AB6EE5" w:rsidRPr="00EF238A">
        <w:rPr>
          <w:rFonts w:ascii="Times New Roman" w:hAnsi="Times New Roman" w:cs="Times New Roman"/>
          <w:sz w:val="24"/>
          <w:szCs w:val="24"/>
        </w:rPr>
        <w:t xml:space="preserve"> </w:t>
      </w:r>
      <w:r w:rsidR="00760BB7" w:rsidRPr="00EF238A">
        <w:rPr>
          <w:rFonts w:ascii="Times New Roman" w:hAnsi="Times New Roman" w:cs="Times New Roman"/>
          <w:sz w:val="24"/>
          <w:szCs w:val="24"/>
        </w:rPr>
        <w:t xml:space="preserve">PLH </w:t>
      </w:r>
      <w:r w:rsidR="00FB22CB" w:rsidRPr="00EF238A">
        <w:rPr>
          <w:rFonts w:ascii="Times New Roman" w:hAnsi="Times New Roman" w:cs="Times New Roman"/>
          <w:sz w:val="24"/>
          <w:szCs w:val="24"/>
        </w:rPr>
        <w:t>adult</w:t>
      </w:r>
      <w:r w:rsidR="00586E8C">
        <w:rPr>
          <w:rFonts w:ascii="Times New Roman" w:hAnsi="Times New Roman" w:cs="Times New Roman"/>
          <w:sz w:val="24"/>
          <w:szCs w:val="24"/>
        </w:rPr>
        <w:t>s</w:t>
      </w:r>
      <w:r w:rsidR="00FB22CB" w:rsidRPr="00EF238A">
        <w:rPr>
          <w:rFonts w:ascii="Times New Roman" w:hAnsi="Times New Roman" w:cs="Times New Roman"/>
          <w:sz w:val="24"/>
          <w:szCs w:val="24"/>
        </w:rPr>
        <w:t xml:space="preserve"> and nymphs pierce leaves and stems to suck plant juices</w:t>
      </w:r>
      <w:ins w:id="87" w:author="Crossley, Michael" w:date="2023-03-15T13:54:00Z">
        <w:r w:rsidR="00C21864">
          <w:rPr>
            <w:rFonts w:ascii="Times New Roman" w:hAnsi="Times New Roman" w:cs="Times New Roman"/>
            <w:sz w:val="24"/>
            <w:szCs w:val="24"/>
          </w:rPr>
          <w:t>, with extensive feeding</w:t>
        </w:r>
      </w:ins>
      <w:r>
        <w:rPr>
          <w:rFonts w:ascii="Times New Roman" w:hAnsi="Times New Roman" w:cs="Times New Roman"/>
          <w:sz w:val="24"/>
          <w:szCs w:val="24"/>
        </w:rPr>
        <w:t xml:space="preserve"> </w:t>
      </w:r>
      <w:r w:rsidR="00163EB1">
        <w:rPr>
          <w:rFonts w:ascii="Times New Roman" w:hAnsi="Times New Roman" w:cs="Times New Roman"/>
          <w:sz w:val="24"/>
          <w:szCs w:val="24"/>
        </w:rPr>
        <w:t>caus</w:t>
      </w:r>
      <w:r>
        <w:rPr>
          <w:rFonts w:ascii="Times New Roman" w:hAnsi="Times New Roman" w:cs="Times New Roman"/>
          <w:sz w:val="24"/>
          <w:szCs w:val="24"/>
        </w:rPr>
        <w:t>ing</w:t>
      </w:r>
      <w:r w:rsidR="00163EB1">
        <w:rPr>
          <w:rFonts w:ascii="Times New Roman" w:hAnsi="Times New Roman" w:cs="Times New Roman"/>
          <w:sz w:val="24"/>
          <w:szCs w:val="24"/>
        </w:rPr>
        <w:t xml:space="preserve"> </w:t>
      </w:r>
      <w:ins w:id="88" w:author="Crossley, Michael" w:date="2023-03-15T13:54:00Z">
        <w:r w:rsidR="004648C8">
          <w:rPr>
            <w:rFonts w:ascii="Times New Roman" w:hAnsi="Times New Roman" w:cs="Times New Roman"/>
            <w:sz w:val="24"/>
            <w:szCs w:val="24"/>
          </w:rPr>
          <w:t xml:space="preserve">plant stunting and yellowing </w:t>
        </w:r>
      </w:ins>
      <w:r w:rsidR="00FB22CB" w:rsidRPr="00EF238A">
        <w:rPr>
          <w:rFonts w:ascii="Times New Roman" w:hAnsi="Times New Roman" w:cs="Times New Roman"/>
          <w:sz w:val="24"/>
          <w:szCs w:val="24"/>
        </w:rPr>
        <w:t>damage known as hopper-burn</w:t>
      </w:r>
      <w:del w:id="89" w:author="Crossley, Michael" w:date="2023-03-15T13:54:00Z">
        <w:r w:rsidR="00FB22CB" w:rsidRPr="00EF238A" w:rsidDel="004648C8">
          <w:rPr>
            <w:rFonts w:ascii="Times New Roman" w:hAnsi="Times New Roman" w:cs="Times New Roman"/>
            <w:sz w:val="24"/>
            <w:szCs w:val="24"/>
          </w:rPr>
          <w:delText xml:space="preserve"> </w:delText>
        </w:r>
        <w:r w:rsidDel="004648C8">
          <w:rPr>
            <w:rFonts w:ascii="Times New Roman" w:hAnsi="Times New Roman" w:cs="Times New Roman"/>
            <w:sz w:val="24"/>
            <w:szCs w:val="24"/>
          </w:rPr>
          <w:delText>and</w:delText>
        </w:r>
        <w:r w:rsidRPr="00EF238A" w:rsidDel="004648C8">
          <w:rPr>
            <w:rFonts w:ascii="Times New Roman" w:hAnsi="Times New Roman" w:cs="Times New Roman"/>
            <w:sz w:val="24"/>
            <w:szCs w:val="24"/>
          </w:rPr>
          <w:delText xml:space="preserve"> </w:delText>
        </w:r>
        <w:r w:rsidR="00FB22CB" w:rsidRPr="00EF238A" w:rsidDel="004648C8">
          <w:rPr>
            <w:rFonts w:ascii="Times New Roman" w:hAnsi="Times New Roman" w:cs="Times New Roman"/>
            <w:sz w:val="24"/>
            <w:szCs w:val="24"/>
          </w:rPr>
          <w:delText xml:space="preserve">is </w:delText>
        </w:r>
        <w:r w:rsidDel="004648C8">
          <w:rPr>
            <w:rFonts w:ascii="Times New Roman" w:hAnsi="Times New Roman" w:cs="Times New Roman"/>
            <w:sz w:val="24"/>
            <w:szCs w:val="24"/>
          </w:rPr>
          <w:delText>associated with</w:delText>
        </w:r>
        <w:r w:rsidRPr="00EF238A" w:rsidDel="004648C8">
          <w:rPr>
            <w:rFonts w:ascii="Times New Roman" w:hAnsi="Times New Roman" w:cs="Times New Roman"/>
            <w:sz w:val="24"/>
            <w:szCs w:val="24"/>
          </w:rPr>
          <w:delText xml:space="preserve"> </w:delText>
        </w:r>
        <w:r w:rsidR="00FB22CB" w:rsidRPr="00EF238A" w:rsidDel="004648C8">
          <w:rPr>
            <w:rFonts w:ascii="Times New Roman" w:hAnsi="Times New Roman" w:cs="Times New Roman"/>
            <w:sz w:val="24"/>
            <w:szCs w:val="24"/>
          </w:rPr>
          <w:delText xml:space="preserve">stunting and yellowing of the </w:delText>
        </w:r>
        <w:r w:rsidR="00E748F8" w:rsidDel="004648C8">
          <w:rPr>
            <w:rFonts w:ascii="Times New Roman" w:hAnsi="Times New Roman" w:cs="Times New Roman"/>
            <w:sz w:val="24"/>
            <w:szCs w:val="24"/>
          </w:rPr>
          <w:delText xml:space="preserve">host </w:delText>
        </w:r>
        <w:r w:rsidDel="004648C8">
          <w:rPr>
            <w:rFonts w:ascii="Times New Roman" w:hAnsi="Times New Roman" w:cs="Times New Roman"/>
            <w:sz w:val="24"/>
            <w:szCs w:val="24"/>
          </w:rPr>
          <w:delText>plant</w:delText>
        </w:r>
      </w:del>
      <w:r>
        <w:rPr>
          <w:rFonts w:ascii="Times New Roman" w:hAnsi="Times New Roman" w:cs="Times New Roman"/>
          <w:sz w:val="24"/>
          <w:szCs w:val="24"/>
        </w:rPr>
        <w:t xml:space="preserve">. </w:t>
      </w:r>
      <w:ins w:id="90" w:author="Crossley, Michael" w:date="2023-03-15T13:55:00Z">
        <w:r w:rsidR="004648C8">
          <w:rPr>
            <w:rFonts w:ascii="Times New Roman" w:hAnsi="Times New Roman" w:cs="Times New Roman"/>
            <w:sz w:val="24"/>
            <w:szCs w:val="24"/>
          </w:rPr>
          <w:t xml:space="preserve">Hopper-burn </w:t>
        </w:r>
      </w:ins>
      <w:del w:id="91" w:author="Crossley, Michael" w:date="2023-03-15T13:55:00Z">
        <w:r w:rsidR="008666D0" w:rsidDel="000B4397">
          <w:rPr>
            <w:rFonts w:ascii="Times New Roman" w:hAnsi="Times New Roman" w:cs="Times New Roman"/>
            <w:sz w:val="24"/>
            <w:szCs w:val="24"/>
          </w:rPr>
          <w:delText xml:space="preserve">For example, </w:delText>
        </w:r>
      </w:del>
      <w:r w:rsidR="008666D0">
        <w:rPr>
          <w:rFonts w:ascii="Times New Roman" w:hAnsi="Times New Roman" w:cs="Times New Roman"/>
          <w:sz w:val="24"/>
          <w:szCs w:val="24"/>
        </w:rPr>
        <w:t xml:space="preserve">in </w:t>
      </w:r>
      <w:r w:rsidR="00B40554">
        <w:rPr>
          <w:rFonts w:ascii="Times New Roman" w:hAnsi="Times New Roman" w:cs="Times New Roman"/>
          <w:sz w:val="24"/>
          <w:szCs w:val="24"/>
        </w:rPr>
        <w:t xml:space="preserve">alfalfa </w:t>
      </w:r>
      <w:ins w:id="92" w:author="Crossley, Michael" w:date="2023-03-15T13:55:00Z">
        <w:r w:rsidR="000B4397">
          <w:rPr>
            <w:rFonts w:ascii="Times New Roman" w:hAnsi="Times New Roman" w:cs="Times New Roman"/>
            <w:sz w:val="24"/>
            <w:szCs w:val="24"/>
          </w:rPr>
          <w:t>has been associated with delayed growth</w:t>
        </w:r>
      </w:ins>
      <w:ins w:id="93" w:author="Crossley, Michael" w:date="2023-03-15T13:56:00Z">
        <w:r w:rsidR="00546FD8">
          <w:rPr>
            <w:rFonts w:ascii="Times New Roman" w:hAnsi="Times New Roman" w:cs="Times New Roman"/>
            <w:sz w:val="24"/>
            <w:szCs w:val="24"/>
          </w:rPr>
          <w:t xml:space="preserve"> as well as</w:t>
        </w:r>
        <w:r w:rsidR="000B4397">
          <w:rPr>
            <w:rFonts w:ascii="Times New Roman" w:hAnsi="Times New Roman" w:cs="Times New Roman"/>
            <w:sz w:val="24"/>
            <w:szCs w:val="24"/>
          </w:rPr>
          <w:t xml:space="preserve"> reduced </w:t>
        </w:r>
        <w:r w:rsidR="00546FD8">
          <w:rPr>
            <w:rFonts w:ascii="Times New Roman" w:hAnsi="Times New Roman" w:cs="Times New Roman"/>
            <w:sz w:val="24"/>
            <w:szCs w:val="24"/>
          </w:rPr>
          <w:t xml:space="preserve">stand longevity, </w:t>
        </w:r>
        <w:r w:rsidR="000B4397">
          <w:rPr>
            <w:rFonts w:ascii="Times New Roman" w:hAnsi="Times New Roman" w:cs="Times New Roman"/>
            <w:sz w:val="24"/>
            <w:szCs w:val="24"/>
          </w:rPr>
          <w:t xml:space="preserve">forage quality, </w:t>
        </w:r>
      </w:ins>
      <w:ins w:id="94" w:author="Crossley, Michael" w:date="2023-03-15T13:55:00Z">
        <w:r w:rsidR="000B4397">
          <w:rPr>
            <w:rFonts w:ascii="Times New Roman" w:hAnsi="Times New Roman" w:cs="Times New Roman"/>
            <w:sz w:val="24"/>
            <w:szCs w:val="24"/>
          </w:rPr>
          <w:t xml:space="preserve">and </w:t>
        </w:r>
      </w:ins>
      <w:del w:id="95" w:author="Crossley, Michael" w:date="2023-03-15T13:56:00Z">
        <w:r w:rsidR="00FB22CB" w:rsidRPr="00EF238A" w:rsidDel="00546FD8">
          <w:rPr>
            <w:rFonts w:ascii="Times New Roman" w:hAnsi="Times New Roman" w:cs="Times New Roman"/>
            <w:sz w:val="24"/>
            <w:szCs w:val="24"/>
          </w:rPr>
          <w:delText xml:space="preserve">lower </w:delText>
        </w:r>
      </w:del>
      <w:r w:rsidR="00FB22CB" w:rsidRPr="00EF238A">
        <w:rPr>
          <w:rFonts w:ascii="Times New Roman" w:hAnsi="Times New Roman" w:cs="Times New Roman"/>
          <w:sz w:val="24"/>
          <w:szCs w:val="24"/>
        </w:rPr>
        <w:t>yield</w:t>
      </w:r>
      <w:ins w:id="96" w:author="Crossley, Michael" w:date="2023-03-15T13:56:00Z">
        <w:r w:rsidR="00546FD8">
          <w:rPr>
            <w:rFonts w:ascii="Times New Roman" w:hAnsi="Times New Roman" w:cs="Times New Roman"/>
            <w:sz w:val="24"/>
            <w:szCs w:val="24"/>
          </w:rPr>
          <w:t xml:space="preserve"> </w:t>
        </w:r>
      </w:ins>
      <w:del w:id="97" w:author="Crossley, Michael" w:date="2023-03-15T13:56:00Z">
        <w:r w:rsidR="00FB22CB" w:rsidRPr="00EF238A" w:rsidDel="00546FD8">
          <w:rPr>
            <w:rFonts w:ascii="Times New Roman" w:hAnsi="Times New Roman" w:cs="Times New Roman"/>
            <w:sz w:val="24"/>
            <w:szCs w:val="24"/>
          </w:rPr>
          <w:delText>s</w:delText>
        </w:r>
        <w:r w:rsidR="003E1ED2" w:rsidDel="00546FD8">
          <w:rPr>
            <w:rFonts w:ascii="Times New Roman" w:hAnsi="Times New Roman" w:cs="Times New Roman"/>
            <w:sz w:val="24"/>
            <w:szCs w:val="24"/>
          </w:rPr>
          <w:delText xml:space="preserve">, </w:delText>
        </w:r>
        <w:r w:rsidR="001F2335" w:rsidDel="00546FD8">
          <w:rPr>
            <w:rFonts w:ascii="Times New Roman" w:hAnsi="Times New Roman" w:cs="Times New Roman"/>
            <w:sz w:val="24"/>
            <w:szCs w:val="24"/>
          </w:rPr>
          <w:delText>quality</w:delText>
        </w:r>
        <w:r w:rsidR="003E1ED2" w:rsidDel="00546FD8">
          <w:rPr>
            <w:rFonts w:ascii="Times New Roman" w:hAnsi="Times New Roman" w:cs="Times New Roman"/>
            <w:sz w:val="24"/>
            <w:szCs w:val="24"/>
          </w:rPr>
          <w:delText xml:space="preserve"> of forage</w:delText>
        </w:r>
      </w:del>
      <w:del w:id="98" w:author="Crossley, Michael" w:date="2023-03-15T13:55:00Z">
        <w:r w:rsidR="003E1ED2" w:rsidDel="000B4397">
          <w:rPr>
            <w:rFonts w:ascii="Times New Roman" w:hAnsi="Times New Roman" w:cs="Times New Roman"/>
            <w:sz w:val="24"/>
            <w:szCs w:val="24"/>
          </w:rPr>
          <w:delText>,</w:delText>
        </w:r>
      </w:del>
      <w:del w:id="99" w:author="Crossley, Michael" w:date="2023-03-15T13:56:00Z">
        <w:r w:rsidR="001F2335" w:rsidDel="00546FD8">
          <w:rPr>
            <w:rFonts w:ascii="Times New Roman" w:hAnsi="Times New Roman" w:cs="Times New Roman"/>
            <w:sz w:val="24"/>
            <w:szCs w:val="24"/>
          </w:rPr>
          <w:delText xml:space="preserve"> </w:delText>
        </w:r>
        <w:r w:rsidR="003E1ED2" w:rsidRPr="003E1ED2" w:rsidDel="00546FD8">
          <w:rPr>
            <w:rFonts w:ascii="Times New Roman" w:hAnsi="Times New Roman" w:cs="Times New Roman"/>
            <w:sz w:val="24"/>
            <w:szCs w:val="24"/>
          </w:rPr>
          <w:delText xml:space="preserve">stand longevity </w:delText>
        </w:r>
      </w:del>
      <w:del w:id="100" w:author="Crossley, Michael" w:date="2023-03-15T13:55:00Z">
        <w:r w:rsidR="003E1ED2" w:rsidDel="000B4397">
          <w:rPr>
            <w:rFonts w:ascii="Times New Roman" w:hAnsi="Times New Roman" w:cs="Times New Roman"/>
            <w:sz w:val="24"/>
            <w:szCs w:val="24"/>
          </w:rPr>
          <w:delText>and</w:delText>
        </w:r>
        <w:r w:rsidR="003E1ED2" w:rsidRPr="003E1ED2" w:rsidDel="000B4397">
          <w:rPr>
            <w:rFonts w:ascii="Times New Roman" w:hAnsi="Times New Roman" w:cs="Times New Roman"/>
            <w:sz w:val="24"/>
            <w:szCs w:val="24"/>
          </w:rPr>
          <w:delText xml:space="preserve"> </w:delText>
        </w:r>
      </w:del>
      <w:del w:id="101" w:author="Crossley, Michael" w:date="2023-03-15T13:56:00Z">
        <w:r w:rsidR="003E1ED2" w:rsidRPr="003E1ED2" w:rsidDel="00546FD8">
          <w:rPr>
            <w:rFonts w:ascii="Times New Roman" w:hAnsi="Times New Roman" w:cs="Times New Roman"/>
            <w:sz w:val="24"/>
            <w:szCs w:val="24"/>
          </w:rPr>
          <w:delText>delayed phenological development</w:delText>
        </w:r>
        <w:r w:rsidR="003E1ED2" w:rsidRPr="00EF238A" w:rsidDel="00546FD8">
          <w:rPr>
            <w:rFonts w:ascii="Times New Roman" w:hAnsi="Times New Roman" w:cs="Times New Roman"/>
            <w:sz w:val="24"/>
            <w:szCs w:val="24"/>
          </w:rPr>
          <w:delText xml:space="preserve"> </w:delText>
        </w:r>
        <w:r w:rsidDel="00546FD8">
          <w:rPr>
            <w:rFonts w:ascii="Times New Roman" w:hAnsi="Times New Roman" w:cs="Times New Roman"/>
            <w:sz w:val="24"/>
            <w:szCs w:val="24"/>
          </w:rPr>
          <w:delText xml:space="preserve">of </w:delText>
        </w:r>
        <w:r w:rsidR="00FB22CB" w:rsidRPr="00EF238A" w:rsidDel="00546FD8">
          <w:rPr>
            <w:rFonts w:ascii="Times New Roman" w:hAnsi="Times New Roman" w:cs="Times New Roman"/>
            <w:sz w:val="24"/>
            <w:szCs w:val="24"/>
          </w:rPr>
          <w:delText>forage</w:delText>
        </w:r>
        <w:r w:rsidDel="00546FD8">
          <w:rPr>
            <w:rFonts w:ascii="Times New Roman" w:hAnsi="Times New Roman" w:cs="Times New Roman"/>
            <w:sz w:val="24"/>
            <w:szCs w:val="24"/>
          </w:rPr>
          <w:delText xml:space="preserve"> have been reported due to hopper-burn</w:delText>
        </w:r>
        <w:r w:rsidR="001F2335" w:rsidDel="00546FD8">
          <w:rPr>
            <w:rFonts w:ascii="Times New Roman" w:hAnsi="Times New Roman" w:cs="Times New Roman"/>
            <w:sz w:val="24"/>
            <w:szCs w:val="24"/>
          </w:rPr>
          <w:delText xml:space="preserve"> </w:delText>
        </w:r>
      </w:del>
      <w:r w:rsidR="00FB22CB" w:rsidRPr="00EF238A">
        <w:rPr>
          <w:rFonts w:ascii="Times New Roman" w:hAnsi="Times New Roman" w:cs="Times New Roman"/>
          <w:sz w:val="24"/>
          <w:szCs w:val="24"/>
        </w:rPr>
        <w:t>(Schillinger et al. 1964</w:t>
      </w:r>
      <w:r w:rsidR="001F2335">
        <w:rPr>
          <w:rFonts w:ascii="Times New Roman" w:hAnsi="Times New Roman" w:cs="Times New Roman"/>
          <w:sz w:val="24"/>
          <w:szCs w:val="24"/>
        </w:rPr>
        <w:t xml:space="preserve">, </w:t>
      </w:r>
      <w:r w:rsidR="001F2335" w:rsidRPr="003E1ED2">
        <w:rPr>
          <w:rFonts w:ascii="Times New Roman" w:hAnsi="Times New Roman" w:cs="Times New Roman"/>
          <w:sz w:val="24"/>
          <w:szCs w:val="24"/>
        </w:rPr>
        <w:t>Smith and Ellis 1983, Hutchins and Pedigo 1989</w:t>
      </w:r>
      <w:r w:rsidR="008666D0" w:rsidRPr="003E1ED2">
        <w:rPr>
          <w:rFonts w:ascii="Times New Roman" w:hAnsi="Times New Roman" w:cs="Times New Roman"/>
          <w:sz w:val="24"/>
          <w:szCs w:val="24"/>
        </w:rPr>
        <w:t>)</w:t>
      </w:r>
      <w:r w:rsidR="00760BB7">
        <w:rPr>
          <w:rFonts w:ascii="Times New Roman" w:hAnsi="Times New Roman" w:cs="Times New Roman"/>
          <w:sz w:val="24"/>
          <w:szCs w:val="24"/>
        </w:rPr>
        <w:t>.</w:t>
      </w:r>
      <w:r w:rsidR="008666D0">
        <w:rPr>
          <w:rFonts w:ascii="Times New Roman" w:hAnsi="Times New Roman" w:cs="Times New Roman"/>
          <w:sz w:val="24"/>
          <w:szCs w:val="24"/>
        </w:rPr>
        <w:t xml:space="preserve"> </w:t>
      </w:r>
      <w:r w:rsidR="00760BB7">
        <w:rPr>
          <w:rFonts w:ascii="Times New Roman" w:hAnsi="Times New Roman" w:cs="Times New Roman"/>
          <w:sz w:val="24"/>
          <w:szCs w:val="24"/>
        </w:rPr>
        <w:t>I</w:t>
      </w:r>
      <w:r w:rsidR="008666D0">
        <w:rPr>
          <w:rFonts w:ascii="Times New Roman" w:hAnsi="Times New Roman" w:cs="Times New Roman"/>
          <w:sz w:val="24"/>
          <w:szCs w:val="24"/>
        </w:rPr>
        <w:t>n</w:t>
      </w:r>
      <w:r w:rsidR="008666D0" w:rsidRPr="00EF238A">
        <w:rPr>
          <w:rFonts w:ascii="Times New Roman" w:hAnsi="Times New Roman" w:cs="Times New Roman"/>
          <w:sz w:val="24"/>
          <w:szCs w:val="24"/>
        </w:rPr>
        <w:t xml:space="preserve"> </w:t>
      </w:r>
      <w:r w:rsidR="00B3376B" w:rsidRPr="00EF238A">
        <w:rPr>
          <w:rFonts w:ascii="Times New Roman" w:hAnsi="Times New Roman" w:cs="Times New Roman"/>
          <w:sz w:val="24"/>
          <w:szCs w:val="24"/>
        </w:rPr>
        <w:t>soybean, heavy PLH infestations can lead to plant stunting, smaller seed size, and yield</w:t>
      </w:r>
      <w:r w:rsidR="0026658E" w:rsidRPr="00EF238A">
        <w:rPr>
          <w:rFonts w:ascii="Times New Roman" w:hAnsi="Times New Roman" w:cs="Times New Roman"/>
          <w:sz w:val="24"/>
          <w:szCs w:val="24"/>
        </w:rPr>
        <w:t xml:space="preserve"> loss </w:t>
      </w:r>
      <w:r w:rsidR="00B3376B" w:rsidRPr="00EF238A">
        <w:rPr>
          <w:rFonts w:ascii="Times New Roman" w:hAnsi="Times New Roman" w:cs="Times New Roman"/>
          <w:sz w:val="24"/>
          <w:szCs w:val="24"/>
        </w:rPr>
        <w:t xml:space="preserve">(Yeargan et al. 1994). </w:t>
      </w:r>
      <w:r w:rsidR="008C6BF4" w:rsidRPr="00EF238A">
        <w:rPr>
          <w:rFonts w:ascii="Times New Roman" w:hAnsi="Times New Roman" w:cs="Times New Roman"/>
          <w:sz w:val="24"/>
          <w:szCs w:val="24"/>
        </w:rPr>
        <w:t>T</w:t>
      </w:r>
      <w:r w:rsidR="0076485A" w:rsidRPr="00EF238A">
        <w:rPr>
          <w:rFonts w:ascii="Times New Roman" w:hAnsi="Times New Roman" w:cs="Times New Roman"/>
          <w:sz w:val="24"/>
          <w:szCs w:val="24"/>
        </w:rPr>
        <w:t xml:space="preserve">he geographic range of the </w:t>
      </w:r>
      <w:r w:rsidR="00421CF1">
        <w:rPr>
          <w:rFonts w:ascii="Times New Roman" w:hAnsi="Times New Roman" w:cs="Times New Roman"/>
          <w:sz w:val="24"/>
          <w:szCs w:val="24"/>
        </w:rPr>
        <w:t>PLH</w:t>
      </w:r>
      <w:r w:rsidR="0076485A" w:rsidRPr="00EF238A">
        <w:rPr>
          <w:rFonts w:ascii="Times New Roman" w:hAnsi="Times New Roman" w:cs="Times New Roman"/>
          <w:sz w:val="24"/>
          <w:szCs w:val="24"/>
        </w:rPr>
        <w:t xml:space="preserve"> extends from the eastern seaboard of the United States westward to the Rocky </w:t>
      </w:r>
      <w:r w:rsidR="0076485A" w:rsidRPr="00962BE6">
        <w:rPr>
          <w:rFonts w:ascii="Times New Roman" w:hAnsi="Times New Roman" w:cs="Times New Roman"/>
          <w:sz w:val="24"/>
          <w:szCs w:val="24"/>
        </w:rPr>
        <w:t>Mountains (Delong 1931) and northward into the bordering Canadian provinces (Fick et al. 2003).</w:t>
      </w:r>
      <w:r w:rsidR="004107F3" w:rsidRPr="00962BE6">
        <w:rPr>
          <w:rFonts w:ascii="Times New Roman" w:hAnsi="Times New Roman" w:cs="Times New Roman"/>
          <w:sz w:val="24"/>
          <w:szCs w:val="24"/>
        </w:rPr>
        <w:t xml:space="preserve"> </w:t>
      </w:r>
    </w:p>
    <w:p w14:paraId="2EB034CC" w14:textId="3D39A5ED" w:rsidR="009568A0" w:rsidRDefault="00616A03" w:rsidP="00DB347E">
      <w:pPr>
        <w:spacing w:after="0" w:line="480" w:lineRule="auto"/>
        <w:ind w:firstLine="720"/>
        <w:rPr>
          <w:ins w:id="102" w:author="Crossley, Michael" w:date="2023-03-15T14:07:00Z"/>
          <w:rFonts w:ascii="Times New Roman" w:hAnsi="Times New Roman" w:cs="Times New Roman"/>
          <w:sz w:val="24"/>
          <w:szCs w:val="24"/>
        </w:rPr>
      </w:pPr>
      <w:r w:rsidRPr="00962BE6">
        <w:rPr>
          <w:rFonts w:ascii="Times New Roman" w:hAnsi="Times New Roman" w:cs="Times New Roman"/>
          <w:sz w:val="24"/>
          <w:szCs w:val="24"/>
        </w:rPr>
        <w:t xml:space="preserve">The migration pattern of PLH has been </w:t>
      </w:r>
      <w:r w:rsidRPr="00962BE6">
        <w:rPr>
          <w:rFonts w:ascii="Times New Roman" w:hAnsi="Times New Roman" w:cs="Times New Roman"/>
          <w:sz w:val="24"/>
          <w:szCs w:val="24"/>
        </w:rPr>
        <w:lastRenderedPageBreak/>
        <w:t xml:space="preserve">of great interest since </w:t>
      </w:r>
      <w:r w:rsidR="00760BB7">
        <w:rPr>
          <w:rFonts w:ascii="Times New Roman" w:hAnsi="Times New Roman" w:cs="Times New Roman"/>
          <w:sz w:val="24"/>
          <w:szCs w:val="24"/>
        </w:rPr>
        <w:t xml:space="preserve">an early report from Wisconsin showed </w:t>
      </w:r>
      <w:r w:rsidR="004C7F6F">
        <w:rPr>
          <w:rFonts w:ascii="Times New Roman" w:hAnsi="Times New Roman" w:cs="Times New Roman"/>
          <w:sz w:val="24"/>
          <w:szCs w:val="24"/>
        </w:rPr>
        <w:t>great</w:t>
      </w:r>
      <w:r w:rsidR="004C7F6F" w:rsidRPr="00962BE6">
        <w:rPr>
          <w:rFonts w:ascii="Times New Roman" w:hAnsi="Times New Roman" w:cs="Times New Roman"/>
          <w:sz w:val="24"/>
          <w:szCs w:val="24"/>
        </w:rPr>
        <w:t xml:space="preserve"> </w:t>
      </w:r>
      <w:r w:rsidRPr="00962BE6">
        <w:rPr>
          <w:rFonts w:ascii="Times New Roman" w:hAnsi="Times New Roman" w:cs="Times New Roman"/>
          <w:sz w:val="24"/>
          <w:szCs w:val="24"/>
        </w:rPr>
        <w:t>population increase</w:t>
      </w:r>
      <w:r w:rsidR="004C7F6F">
        <w:rPr>
          <w:rFonts w:ascii="Times New Roman" w:hAnsi="Times New Roman" w:cs="Times New Roman"/>
          <w:sz w:val="24"/>
          <w:szCs w:val="24"/>
        </w:rPr>
        <w:t>s</w:t>
      </w:r>
      <w:r w:rsidRPr="00962BE6">
        <w:rPr>
          <w:rFonts w:ascii="Times New Roman" w:hAnsi="Times New Roman" w:cs="Times New Roman"/>
          <w:sz w:val="24"/>
          <w:szCs w:val="24"/>
        </w:rPr>
        <w:t xml:space="preserve"> in spring attributed to a depression over the Great Plains and an anticyclone over the Atlantic</w:t>
      </w:r>
      <w:r w:rsidR="004C7F6F">
        <w:rPr>
          <w:rFonts w:ascii="Times New Roman" w:hAnsi="Times New Roman" w:cs="Times New Roman"/>
          <w:sz w:val="24"/>
          <w:szCs w:val="24"/>
        </w:rPr>
        <w:t>,</w:t>
      </w:r>
      <w:r w:rsidRPr="00962BE6">
        <w:rPr>
          <w:rFonts w:ascii="Times New Roman" w:hAnsi="Times New Roman" w:cs="Times New Roman"/>
          <w:sz w:val="24"/>
          <w:szCs w:val="24"/>
        </w:rPr>
        <w:t xml:space="preserve"> drawing warm</w:t>
      </w:r>
      <w:r w:rsidR="004C7F6F">
        <w:rPr>
          <w:rFonts w:ascii="Times New Roman" w:hAnsi="Times New Roman" w:cs="Times New Roman"/>
          <w:sz w:val="24"/>
          <w:szCs w:val="24"/>
        </w:rPr>
        <w:t xml:space="preserve"> and </w:t>
      </w:r>
      <w:r w:rsidRPr="00962BE6">
        <w:rPr>
          <w:rFonts w:ascii="Times New Roman" w:hAnsi="Times New Roman" w:cs="Times New Roman"/>
          <w:sz w:val="24"/>
          <w:szCs w:val="24"/>
        </w:rPr>
        <w:t xml:space="preserve">wet southerly air from the Gulf of Mexico (Pienkowski and Medler 1964). </w:t>
      </w:r>
      <w:r w:rsidR="00121AF1" w:rsidRPr="00962BE6">
        <w:rPr>
          <w:rFonts w:ascii="Times New Roman" w:hAnsi="Times New Roman" w:cs="Times New Roman"/>
          <w:sz w:val="24"/>
          <w:szCs w:val="24"/>
        </w:rPr>
        <w:t>These conditions</w:t>
      </w:r>
      <w:r w:rsidRPr="00962BE6">
        <w:rPr>
          <w:rFonts w:ascii="Times New Roman" w:hAnsi="Times New Roman" w:cs="Times New Roman"/>
          <w:sz w:val="24"/>
          <w:szCs w:val="24"/>
        </w:rPr>
        <w:t xml:space="preserve"> </w:t>
      </w:r>
      <w:r w:rsidR="004C7F6F">
        <w:rPr>
          <w:rFonts w:ascii="Times New Roman" w:hAnsi="Times New Roman" w:cs="Times New Roman"/>
          <w:sz w:val="24"/>
          <w:szCs w:val="24"/>
        </w:rPr>
        <w:t xml:space="preserve">frequently occur </w:t>
      </w:r>
      <w:r w:rsidRPr="00962BE6">
        <w:rPr>
          <w:rFonts w:ascii="Times New Roman" w:hAnsi="Times New Roman" w:cs="Times New Roman"/>
          <w:sz w:val="24"/>
          <w:szCs w:val="24"/>
        </w:rPr>
        <w:t xml:space="preserve">every </w:t>
      </w:r>
      <w:r w:rsidR="004908A3" w:rsidRPr="00962BE6">
        <w:rPr>
          <w:rFonts w:ascii="Times New Roman" w:hAnsi="Times New Roman" w:cs="Times New Roman"/>
          <w:sz w:val="24"/>
          <w:szCs w:val="24"/>
        </w:rPr>
        <w:t>spring and</w:t>
      </w:r>
      <w:r w:rsidR="004C7F6F">
        <w:rPr>
          <w:rFonts w:ascii="Times New Roman" w:hAnsi="Times New Roman" w:cs="Times New Roman"/>
          <w:sz w:val="24"/>
          <w:szCs w:val="24"/>
        </w:rPr>
        <w:t xml:space="preserve"> were shown to </w:t>
      </w:r>
      <w:r w:rsidR="00121AF1" w:rsidRPr="00962BE6">
        <w:rPr>
          <w:rFonts w:ascii="Times New Roman" w:hAnsi="Times New Roman" w:cs="Times New Roman"/>
          <w:sz w:val="24"/>
          <w:szCs w:val="24"/>
        </w:rPr>
        <w:t>favor</w:t>
      </w:r>
      <w:r w:rsidR="004C7F6F">
        <w:rPr>
          <w:rFonts w:ascii="Times New Roman" w:hAnsi="Times New Roman" w:cs="Times New Roman"/>
          <w:sz w:val="24"/>
          <w:szCs w:val="24"/>
        </w:rPr>
        <w:t xml:space="preserve"> PLH</w:t>
      </w:r>
      <w:r w:rsidRPr="00962BE6">
        <w:rPr>
          <w:rFonts w:ascii="Times New Roman" w:hAnsi="Times New Roman" w:cs="Times New Roman"/>
          <w:sz w:val="24"/>
          <w:szCs w:val="24"/>
        </w:rPr>
        <w:t xml:space="preserve"> female</w:t>
      </w:r>
      <w:r w:rsidR="00121AF1" w:rsidRPr="00962BE6">
        <w:rPr>
          <w:rFonts w:ascii="Times New Roman" w:hAnsi="Times New Roman" w:cs="Times New Roman"/>
          <w:sz w:val="24"/>
          <w:szCs w:val="24"/>
        </w:rPr>
        <w:t xml:space="preserve">s </w:t>
      </w:r>
      <w:r w:rsidR="004C7F6F" w:rsidRPr="00962BE6">
        <w:rPr>
          <w:rFonts w:ascii="Times New Roman" w:hAnsi="Times New Roman" w:cs="Times New Roman"/>
          <w:sz w:val="24"/>
          <w:szCs w:val="24"/>
        </w:rPr>
        <w:t>to make the fl</w:t>
      </w:r>
      <w:r w:rsidR="004C7F6F">
        <w:rPr>
          <w:rFonts w:ascii="Times New Roman" w:hAnsi="Times New Roman" w:cs="Times New Roman"/>
          <w:sz w:val="24"/>
          <w:szCs w:val="24"/>
        </w:rPr>
        <w:t>i</w:t>
      </w:r>
      <w:r w:rsidR="004C7F6F" w:rsidRPr="00962BE6">
        <w:rPr>
          <w:rFonts w:ascii="Times New Roman" w:hAnsi="Times New Roman" w:cs="Times New Roman"/>
          <w:sz w:val="24"/>
          <w:szCs w:val="24"/>
        </w:rPr>
        <w:t>ght from the Gulf Coast to the Great Lakes</w:t>
      </w:r>
      <w:r w:rsidR="004C7F6F" w:rsidRPr="00962BE6" w:rsidDel="004C7F6F">
        <w:rPr>
          <w:rFonts w:ascii="Times New Roman" w:hAnsi="Times New Roman" w:cs="Times New Roman"/>
          <w:sz w:val="24"/>
          <w:szCs w:val="24"/>
        </w:rPr>
        <w:t xml:space="preserve"> </w:t>
      </w:r>
      <w:ins w:id="103" w:author="Crossley, Michael" w:date="2023-03-15T13:58:00Z">
        <w:r w:rsidR="00C45B9C">
          <w:rPr>
            <w:rFonts w:ascii="Times New Roman" w:hAnsi="Times New Roman" w:cs="Times New Roman"/>
            <w:sz w:val="24"/>
            <w:szCs w:val="24"/>
          </w:rPr>
          <w:t xml:space="preserve">region </w:t>
        </w:r>
      </w:ins>
      <w:r w:rsidR="004C7F6F">
        <w:rPr>
          <w:rFonts w:ascii="Times New Roman" w:hAnsi="Times New Roman" w:cs="Times New Roman"/>
          <w:sz w:val="24"/>
          <w:szCs w:val="24"/>
        </w:rPr>
        <w:t>and</w:t>
      </w:r>
      <w:r w:rsidRPr="00962BE6">
        <w:rPr>
          <w:rFonts w:ascii="Times New Roman" w:hAnsi="Times New Roman" w:cs="Times New Roman"/>
          <w:sz w:val="24"/>
          <w:szCs w:val="24"/>
        </w:rPr>
        <w:t xml:space="preserve"> survive without food or water for 80 hours in a humid atmosphere (Decker and Cunningham 196</w:t>
      </w:r>
      <w:r w:rsidR="00A92A7A">
        <w:rPr>
          <w:rFonts w:ascii="Times New Roman" w:hAnsi="Times New Roman" w:cs="Times New Roman"/>
          <w:sz w:val="24"/>
          <w:szCs w:val="24"/>
        </w:rPr>
        <w:t>8</w:t>
      </w:r>
      <w:r w:rsidRPr="00962BE6">
        <w:rPr>
          <w:rFonts w:ascii="Times New Roman" w:hAnsi="Times New Roman" w:cs="Times New Roman"/>
          <w:sz w:val="24"/>
          <w:szCs w:val="24"/>
        </w:rPr>
        <w:t xml:space="preserve">). </w:t>
      </w:r>
      <w:r w:rsidR="00962BE6" w:rsidRPr="00962BE6">
        <w:rPr>
          <w:rFonts w:ascii="Times New Roman" w:hAnsi="Times New Roman" w:cs="Times New Roman"/>
          <w:sz w:val="24"/>
          <w:szCs w:val="24"/>
        </w:rPr>
        <w:t xml:space="preserve">Consequently, </w:t>
      </w:r>
      <w:r w:rsidR="004C7F6F">
        <w:rPr>
          <w:rFonts w:ascii="Times New Roman" w:hAnsi="Times New Roman" w:cs="Times New Roman"/>
          <w:sz w:val="24"/>
          <w:szCs w:val="24"/>
        </w:rPr>
        <w:t xml:space="preserve">it was shown that </w:t>
      </w:r>
      <w:r w:rsidR="00962BE6" w:rsidRPr="00962BE6">
        <w:rPr>
          <w:rFonts w:ascii="Times New Roman" w:hAnsi="Times New Roman" w:cs="Times New Roman"/>
          <w:sz w:val="24"/>
          <w:szCs w:val="24"/>
        </w:rPr>
        <w:t xml:space="preserve">PLH </w:t>
      </w:r>
      <w:r w:rsidRPr="00962BE6">
        <w:rPr>
          <w:rFonts w:ascii="Times New Roman" w:hAnsi="Times New Roman" w:cs="Times New Roman"/>
          <w:sz w:val="24"/>
          <w:szCs w:val="24"/>
        </w:rPr>
        <w:t xml:space="preserve">populations decline during the summer in Louisiana while reaching their maxima in the northern states, followed by a late summer </w:t>
      </w:r>
      <w:r w:rsidR="004908A3" w:rsidRPr="00962BE6">
        <w:rPr>
          <w:rFonts w:ascii="Times New Roman" w:hAnsi="Times New Roman" w:cs="Times New Roman"/>
          <w:sz w:val="24"/>
          <w:szCs w:val="24"/>
        </w:rPr>
        <w:t>decline,</w:t>
      </w:r>
      <w:r w:rsidRPr="00962BE6">
        <w:rPr>
          <w:rFonts w:ascii="Times New Roman" w:hAnsi="Times New Roman" w:cs="Times New Roman"/>
          <w:sz w:val="24"/>
          <w:szCs w:val="24"/>
        </w:rPr>
        <w:t xml:space="preserve"> and disappearing</w:t>
      </w:r>
      <w:ins w:id="104" w:author="Crossley, Michael" w:date="2023-03-15T13:59:00Z">
        <w:r w:rsidR="000D23C5">
          <w:rPr>
            <w:rFonts w:ascii="Times New Roman" w:hAnsi="Times New Roman" w:cs="Times New Roman"/>
            <w:sz w:val="24"/>
            <w:szCs w:val="24"/>
          </w:rPr>
          <w:t xml:space="preserve"> from northern latitudes</w:t>
        </w:r>
      </w:ins>
      <w:r w:rsidRPr="00962BE6">
        <w:rPr>
          <w:rFonts w:ascii="Times New Roman" w:hAnsi="Times New Roman" w:cs="Times New Roman"/>
          <w:sz w:val="24"/>
          <w:szCs w:val="24"/>
        </w:rPr>
        <w:t xml:space="preserve"> altogether </w:t>
      </w:r>
      <w:del w:id="105" w:author="Crossley, Michael" w:date="2023-03-15T13:59:00Z">
        <w:r w:rsidRPr="00962BE6" w:rsidDel="000D23C5">
          <w:rPr>
            <w:rFonts w:ascii="Times New Roman" w:hAnsi="Times New Roman" w:cs="Times New Roman"/>
            <w:sz w:val="24"/>
            <w:szCs w:val="24"/>
          </w:rPr>
          <w:delText xml:space="preserve">at </w:delText>
        </w:r>
      </w:del>
      <w:ins w:id="106" w:author="Crossley, Michael" w:date="2023-03-15T13:59:00Z">
        <w:r w:rsidR="000D23C5">
          <w:rPr>
            <w:rFonts w:ascii="Times New Roman" w:hAnsi="Times New Roman" w:cs="Times New Roman"/>
            <w:sz w:val="24"/>
            <w:szCs w:val="24"/>
          </w:rPr>
          <w:t>by</w:t>
        </w:r>
        <w:r w:rsidR="000D23C5" w:rsidRPr="00962BE6">
          <w:rPr>
            <w:rFonts w:ascii="Times New Roman" w:hAnsi="Times New Roman" w:cs="Times New Roman"/>
            <w:sz w:val="24"/>
            <w:szCs w:val="24"/>
          </w:rPr>
          <w:t xml:space="preserve"> </w:t>
        </w:r>
      </w:ins>
      <w:r w:rsidRPr="00962BE6">
        <w:rPr>
          <w:rFonts w:ascii="Times New Roman" w:hAnsi="Times New Roman" w:cs="Times New Roman"/>
          <w:sz w:val="24"/>
          <w:szCs w:val="24"/>
        </w:rPr>
        <w:t>the first autumn frost</w:t>
      </w:r>
      <w:r w:rsidR="00962BE6" w:rsidRPr="00962BE6">
        <w:rPr>
          <w:rFonts w:ascii="Times New Roman" w:hAnsi="Times New Roman" w:cs="Times New Roman"/>
          <w:sz w:val="24"/>
          <w:szCs w:val="24"/>
        </w:rPr>
        <w:t xml:space="preserve"> (Taylor and Shields 2018).</w:t>
      </w:r>
      <w:r w:rsidR="00121AF1" w:rsidRPr="00962BE6">
        <w:rPr>
          <w:rFonts w:ascii="Times New Roman" w:hAnsi="Times New Roman" w:cs="Times New Roman"/>
          <w:sz w:val="24"/>
          <w:szCs w:val="24"/>
        </w:rPr>
        <w:t xml:space="preserve"> </w:t>
      </w:r>
      <w:r w:rsidR="00962BE6">
        <w:rPr>
          <w:rFonts w:ascii="Times New Roman" w:hAnsi="Times New Roman" w:cs="Times New Roman"/>
          <w:sz w:val="24"/>
          <w:szCs w:val="24"/>
        </w:rPr>
        <w:t xml:space="preserve">Furthermore, </w:t>
      </w:r>
      <w:del w:id="107" w:author="Crossley, Michael" w:date="2023-03-15T13:59:00Z">
        <w:r w:rsidR="00962BE6" w:rsidDel="000D23C5">
          <w:rPr>
            <w:rFonts w:ascii="Times New Roman" w:hAnsi="Times New Roman" w:cs="Times New Roman"/>
            <w:sz w:val="24"/>
            <w:szCs w:val="24"/>
          </w:rPr>
          <w:delText>its</w:delText>
        </w:r>
        <w:r w:rsidR="001D6C8C" w:rsidRPr="00962BE6" w:rsidDel="000D23C5">
          <w:rPr>
            <w:rFonts w:ascii="Times New Roman" w:hAnsi="Times New Roman" w:cs="Times New Roman"/>
            <w:sz w:val="24"/>
            <w:szCs w:val="24"/>
          </w:rPr>
          <w:delText xml:space="preserve"> </w:delText>
        </w:r>
      </w:del>
      <w:ins w:id="108" w:author="Crossley, Michael" w:date="2023-03-15T13:59:00Z">
        <w:r w:rsidR="000D23C5">
          <w:rPr>
            <w:rFonts w:ascii="Times New Roman" w:hAnsi="Times New Roman" w:cs="Times New Roman"/>
            <w:sz w:val="24"/>
            <w:szCs w:val="24"/>
          </w:rPr>
          <w:t>PLH’s</w:t>
        </w:r>
        <w:r w:rsidR="000D23C5" w:rsidRPr="00962BE6">
          <w:rPr>
            <w:rFonts w:ascii="Times New Roman" w:hAnsi="Times New Roman" w:cs="Times New Roman"/>
            <w:sz w:val="24"/>
            <w:szCs w:val="24"/>
          </w:rPr>
          <w:t xml:space="preserve"> </w:t>
        </w:r>
      </w:ins>
      <w:r w:rsidR="001D6C8C" w:rsidRPr="00962BE6">
        <w:rPr>
          <w:rFonts w:ascii="Times New Roman" w:hAnsi="Times New Roman" w:cs="Times New Roman"/>
          <w:sz w:val="24"/>
          <w:szCs w:val="24"/>
        </w:rPr>
        <w:t>overwinter</w:t>
      </w:r>
      <w:r w:rsidR="00962BE6">
        <w:rPr>
          <w:rFonts w:ascii="Times New Roman" w:hAnsi="Times New Roman" w:cs="Times New Roman"/>
          <w:sz w:val="24"/>
          <w:szCs w:val="24"/>
        </w:rPr>
        <w:t xml:space="preserve">ing behavior </w:t>
      </w:r>
      <w:r w:rsidR="001D6C8C" w:rsidRPr="00962BE6">
        <w:rPr>
          <w:rFonts w:ascii="Times New Roman" w:hAnsi="Times New Roman" w:cs="Times New Roman"/>
          <w:sz w:val="24"/>
          <w:szCs w:val="24"/>
        </w:rPr>
        <w:t xml:space="preserve">on </w:t>
      </w:r>
      <w:r w:rsidR="00CD1234" w:rsidRPr="00962BE6">
        <w:rPr>
          <w:rFonts w:ascii="Times New Roman" w:hAnsi="Times New Roman" w:cs="Times New Roman"/>
          <w:sz w:val="24"/>
          <w:szCs w:val="24"/>
        </w:rPr>
        <w:t>s</w:t>
      </w:r>
      <w:r w:rsidR="004107F3" w:rsidRPr="00962BE6">
        <w:rPr>
          <w:rFonts w:ascii="Times New Roman" w:hAnsi="Times New Roman" w:cs="Times New Roman"/>
          <w:sz w:val="24"/>
          <w:szCs w:val="24"/>
        </w:rPr>
        <w:t xml:space="preserve">outhern pine </w:t>
      </w:r>
      <w:r w:rsidR="001D6C8C" w:rsidRPr="00962BE6">
        <w:rPr>
          <w:rFonts w:ascii="Times New Roman" w:hAnsi="Times New Roman" w:cs="Times New Roman"/>
          <w:sz w:val="24"/>
          <w:szCs w:val="24"/>
        </w:rPr>
        <w:t>and its</w:t>
      </w:r>
      <w:r w:rsidR="00163EB1" w:rsidRPr="00962BE6">
        <w:rPr>
          <w:rFonts w:ascii="Times New Roman" w:hAnsi="Times New Roman" w:cs="Times New Roman"/>
          <w:sz w:val="24"/>
          <w:szCs w:val="24"/>
        </w:rPr>
        <w:t xml:space="preserve"> </w:t>
      </w:r>
      <w:r w:rsidR="00B07ED6" w:rsidRPr="00962BE6">
        <w:rPr>
          <w:rFonts w:ascii="Times New Roman" w:hAnsi="Times New Roman" w:cs="Times New Roman"/>
          <w:sz w:val="24"/>
          <w:szCs w:val="24"/>
        </w:rPr>
        <w:t xml:space="preserve">annual circular </w:t>
      </w:r>
      <w:r w:rsidR="00163EB1" w:rsidRPr="00962BE6">
        <w:rPr>
          <w:rFonts w:ascii="Times New Roman" w:hAnsi="Times New Roman" w:cs="Times New Roman"/>
          <w:sz w:val="24"/>
          <w:szCs w:val="24"/>
        </w:rPr>
        <w:t>migration pattern was corroborated by</w:t>
      </w:r>
      <w:r w:rsidR="00CD1234" w:rsidRPr="00EF238A">
        <w:rPr>
          <w:rFonts w:ascii="Times New Roman" w:hAnsi="Times New Roman" w:cs="Times New Roman"/>
          <w:sz w:val="24"/>
          <w:szCs w:val="24"/>
        </w:rPr>
        <w:t xml:space="preserve"> t</w:t>
      </w:r>
      <w:r w:rsidR="00965CA3" w:rsidRPr="00EF238A">
        <w:rPr>
          <w:rFonts w:ascii="Times New Roman" w:hAnsi="Times New Roman" w:cs="Times New Roman"/>
          <w:sz w:val="24"/>
          <w:szCs w:val="24"/>
        </w:rPr>
        <w:t>he lack of genetic variation between widely separated populations</w:t>
      </w:r>
      <w:r w:rsidR="00B45711">
        <w:rPr>
          <w:rFonts w:ascii="Times New Roman" w:hAnsi="Times New Roman" w:cs="Times New Roman"/>
          <w:sz w:val="24"/>
          <w:szCs w:val="24"/>
        </w:rPr>
        <w:t xml:space="preserve"> of PLH</w:t>
      </w:r>
      <w:r w:rsidR="00965CA3" w:rsidRPr="00EF238A">
        <w:rPr>
          <w:rFonts w:ascii="Times New Roman" w:hAnsi="Times New Roman" w:cs="Times New Roman"/>
          <w:sz w:val="24"/>
          <w:szCs w:val="24"/>
        </w:rPr>
        <w:t>, both spatially and temporally</w:t>
      </w:r>
      <w:r w:rsidR="004107F3" w:rsidRPr="00EF238A">
        <w:rPr>
          <w:rFonts w:ascii="Times New Roman" w:hAnsi="Times New Roman" w:cs="Times New Roman"/>
          <w:sz w:val="24"/>
          <w:szCs w:val="24"/>
        </w:rPr>
        <w:t xml:space="preserve"> </w:t>
      </w:r>
      <w:r w:rsidR="00965CA3" w:rsidRPr="00EF238A">
        <w:rPr>
          <w:rFonts w:ascii="Times New Roman" w:hAnsi="Times New Roman" w:cs="Times New Roman"/>
          <w:sz w:val="24"/>
          <w:szCs w:val="24"/>
        </w:rPr>
        <w:t xml:space="preserve">(Taylor et al. </w:t>
      </w:r>
      <w:r w:rsidR="00F26B1C">
        <w:rPr>
          <w:rFonts w:ascii="Times New Roman" w:hAnsi="Times New Roman" w:cs="Times New Roman"/>
          <w:sz w:val="24"/>
          <w:szCs w:val="24"/>
        </w:rPr>
        <w:t xml:space="preserve">1993, </w:t>
      </w:r>
      <w:r w:rsidR="00965CA3" w:rsidRPr="00EF238A">
        <w:rPr>
          <w:rFonts w:ascii="Times New Roman" w:hAnsi="Times New Roman" w:cs="Times New Roman"/>
          <w:sz w:val="24"/>
          <w:szCs w:val="24"/>
        </w:rPr>
        <w:t>1995)</w:t>
      </w:r>
      <w:r w:rsidR="004107F3" w:rsidRPr="00EF238A">
        <w:rPr>
          <w:rFonts w:ascii="Times New Roman" w:hAnsi="Times New Roman" w:cs="Times New Roman"/>
          <w:sz w:val="24"/>
          <w:szCs w:val="24"/>
        </w:rPr>
        <w:t xml:space="preserve">. </w:t>
      </w:r>
      <w:r w:rsidR="001F72C3">
        <w:rPr>
          <w:rFonts w:ascii="Times New Roman" w:hAnsi="Times New Roman" w:cs="Times New Roman"/>
          <w:sz w:val="24"/>
          <w:szCs w:val="24"/>
        </w:rPr>
        <w:t xml:space="preserve">Most </w:t>
      </w:r>
      <w:r w:rsidR="006F1E29">
        <w:rPr>
          <w:rFonts w:ascii="Times New Roman" w:hAnsi="Times New Roman" w:cs="Times New Roman"/>
          <w:sz w:val="24"/>
          <w:szCs w:val="24"/>
        </w:rPr>
        <w:t xml:space="preserve">studies agree </w:t>
      </w:r>
      <w:r w:rsidR="009568A0">
        <w:rPr>
          <w:rFonts w:ascii="Times New Roman" w:hAnsi="Times New Roman" w:cs="Times New Roman"/>
          <w:sz w:val="24"/>
          <w:szCs w:val="24"/>
        </w:rPr>
        <w:t xml:space="preserve">that arrival times and peaks </w:t>
      </w:r>
      <w:r w:rsidR="001F72C3">
        <w:rPr>
          <w:rFonts w:ascii="Times New Roman" w:hAnsi="Times New Roman" w:cs="Times New Roman"/>
          <w:sz w:val="24"/>
          <w:szCs w:val="24"/>
        </w:rPr>
        <w:t xml:space="preserve">in northern states </w:t>
      </w:r>
      <w:r w:rsidR="009568A0">
        <w:rPr>
          <w:rFonts w:ascii="Times New Roman" w:hAnsi="Times New Roman" w:cs="Times New Roman"/>
          <w:sz w:val="24"/>
          <w:szCs w:val="24"/>
        </w:rPr>
        <w:t>occur between April and June</w:t>
      </w:r>
      <w:r w:rsidR="006A7287">
        <w:rPr>
          <w:rFonts w:ascii="Times New Roman" w:hAnsi="Times New Roman" w:cs="Times New Roman"/>
          <w:sz w:val="24"/>
          <w:szCs w:val="24"/>
        </w:rPr>
        <w:t xml:space="preserve"> (</w:t>
      </w:r>
      <w:r w:rsidR="00184F0F">
        <w:rPr>
          <w:rFonts w:ascii="Times New Roman" w:hAnsi="Times New Roman" w:cs="Times New Roman"/>
          <w:sz w:val="24"/>
          <w:szCs w:val="24"/>
        </w:rPr>
        <w:t xml:space="preserve">Parr and Pass 1989, Carlson et al. 1992, </w:t>
      </w:r>
      <w:r w:rsidR="001424BC">
        <w:rPr>
          <w:rFonts w:ascii="Times New Roman" w:hAnsi="Times New Roman" w:cs="Times New Roman"/>
          <w:sz w:val="24"/>
          <w:szCs w:val="24"/>
        </w:rPr>
        <w:t xml:space="preserve">Emmen 2004, </w:t>
      </w:r>
      <w:r w:rsidR="00184F0F">
        <w:rPr>
          <w:rFonts w:ascii="Times New Roman" w:hAnsi="Times New Roman" w:cs="Times New Roman"/>
          <w:sz w:val="24"/>
          <w:szCs w:val="24"/>
        </w:rPr>
        <w:t>Erlandson et al. 2016</w:t>
      </w:r>
      <w:r w:rsidR="006A7287">
        <w:rPr>
          <w:rFonts w:ascii="Times New Roman" w:hAnsi="Times New Roman" w:cs="Times New Roman"/>
          <w:sz w:val="24"/>
          <w:szCs w:val="24"/>
        </w:rPr>
        <w:t>)</w:t>
      </w:r>
      <w:r w:rsidR="00A71A66">
        <w:rPr>
          <w:rFonts w:ascii="Times New Roman" w:hAnsi="Times New Roman" w:cs="Times New Roman"/>
          <w:sz w:val="24"/>
          <w:szCs w:val="24"/>
        </w:rPr>
        <w:t xml:space="preserve">. </w:t>
      </w:r>
      <w:r w:rsidR="00B61B64" w:rsidRPr="00184F0F">
        <w:rPr>
          <w:rFonts w:ascii="Times New Roman" w:hAnsi="Times New Roman" w:cs="Times New Roman"/>
          <w:sz w:val="24"/>
          <w:szCs w:val="24"/>
        </w:rPr>
        <w:t xml:space="preserve">But </w:t>
      </w:r>
      <w:r w:rsidR="008666D0">
        <w:rPr>
          <w:rFonts w:ascii="Times New Roman" w:hAnsi="Times New Roman" w:cs="Times New Roman"/>
          <w:sz w:val="24"/>
          <w:szCs w:val="24"/>
        </w:rPr>
        <w:t>no correlation</w:t>
      </w:r>
      <w:r w:rsidR="00B61B64" w:rsidRPr="00184F0F">
        <w:rPr>
          <w:rFonts w:ascii="Times New Roman" w:hAnsi="Times New Roman" w:cs="Times New Roman"/>
          <w:sz w:val="24"/>
          <w:szCs w:val="24"/>
        </w:rPr>
        <w:t xml:space="preserve"> </w:t>
      </w:r>
      <w:r w:rsidR="008666D0" w:rsidRPr="00184F0F">
        <w:rPr>
          <w:rFonts w:ascii="Times New Roman" w:hAnsi="Times New Roman" w:cs="Times New Roman"/>
          <w:sz w:val="24"/>
          <w:szCs w:val="24"/>
        </w:rPr>
        <w:t>w</w:t>
      </w:r>
      <w:r w:rsidR="008666D0">
        <w:rPr>
          <w:rFonts w:ascii="Times New Roman" w:hAnsi="Times New Roman" w:cs="Times New Roman"/>
          <w:sz w:val="24"/>
          <w:szCs w:val="24"/>
        </w:rPr>
        <w:t xml:space="preserve">as </w:t>
      </w:r>
      <w:r w:rsidR="00184F0F" w:rsidRPr="00184F0F">
        <w:rPr>
          <w:rFonts w:ascii="Times New Roman" w:hAnsi="Times New Roman" w:cs="Times New Roman"/>
          <w:sz w:val="24"/>
          <w:szCs w:val="24"/>
        </w:rPr>
        <w:t xml:space="preserve">found </w:t>
      </w:r>
      <w:r w:rsidR="00B61B64" w:rsidRPr="00184F0F">
        <w:rPr>
          <w:rFonts w:ascii="Times New Roman" w:hAnsi="Times New Roman" w:cs="Times New Roman"/>
          <w:sz w:val="24"/>
          <w:szCs w:val="24"/>
        </w:rPr>
        <w:t xml:space="preserve">between the </w:t>
      </w:r>
      <w:ins w:id="109" w:author="Crossley, Michael" w:date="2023-03-15T14:02:00Z">
        <w:r w:rsidR="006E5341">
          <w:rPr>
            <w:rFonts w:ascii="Times New Roman" w:hAnsi="Times New Roman" w:cs="Times New Roman"/>
            <w:sz w:val="24"/>
            <w:szCs w:val="24"/>
          </w:rPr>
          <w:t xml:space="preserve">timing of PLH arrival </w:t>
        </w:r>
      </w:ins>
      <w:del w:id="110" w:author="Crossley, Michael" w:date="2023-03-15T14:02:00Z">
        <w:r w:rsidR="00B61B64" w:rsidRPr="00184F0F" w:rsidDel="006E5341">
          <w:rPr>
            <w:rFonts w:ascii="Times New Roman" w:hAnsi="Times New Roman" w:cs="Times New Roman"/>
            <w:sz w:val="24"/>
            <w:szCs w:val="24"/>
          </w:rPr>
          <w:delText xml:space="preserve">response of </w:delText>
        </w:r>
        <w:r w:rsidR="00184F0F" w:rsidRPr="00184F0F" w:rsidDel="006E5341">
          <w:rPr>
            <w:rFonts w:ascii="Times New Roman" w:hAnsi="Times New Roman" w:cs="Times New Roman"/>
            <w:sz w:val="24"/>
            <w:szCs w:val="24"/>
          </w:rPr>
          <w:delText>PLH</w:delText>
        </w:r>
        <w:r w:rsidR="00B61B64" w:rsidRPr="00184F0F" w:rsidDel="006E5341">
          <w:rPr>
            <w:rFonts w:ascii="Times New Roman" w:hAnsi="Times New Roman" w:cs="Times New Roman"/>
            <w:sz w:val="24"/>
            <w:szCs w:val="24"/>
          </w:rPr>
          <w:delText xml:space="preserve"> phenology to </w:delText>
        </w:r>
      </w:del>
      <w:ins w:id="111" w:author="Crossley, Michael" w:date="2023-03-15T14:02:00Z">
        <w:r w:rsidR="006E5341">
          <w:rPr>
            <w:rFonts w:ascii="Times New Roman" w:hAnsi="Times New Roman" w:cs="Times New Roman"/>
            <w:sz w:val="24"/>
            <w:szCs w:val="24"/>
          </w:rPr>
          <w:t xml:space="preserve">and </w:t>
        </w:r>
      </w:ins>
      <w:ins w:id="112" w:author="Crossley, Michael" w:date="2023-03-15T14:03:00Z">
        <w:r w:rsidR="009362CD">
          <w:rPr>
            <w:rFonts w:ascii="Times New Roman" w:hAnsi="Times New Roman" w:cs="Times New Roman"/>
            <w:sz w:val="24"/>
            <w:szCs w:val="24"/>
          </w:rPr>
          <w:t>expert opinion</w:t>
        </w:r>
        <w:r w:rsidR="00CB5FDA">
          <w:rPr>
            <w:rFonts w:ascii="Times New Roman" w:hAnsi="Times New Roman" w:cs="Times New Roman"/>
            <w:sz w:val="24"/>
            <w:szCs w:val="24"/>
          </w:rPr>
          <w:t xml:space="preserve">-based </w:t>
        </w:r>
      </w:ins>
      <w:ins w:id="113" w:author="Crossley, Michael" w:date="2023-03-15T14:05:00Z">
        <w:r w:rsidR="00E81064">
          <w:rPr>
            <w:rFonts w:ascii="Times New Roman" w:hAnsi="Times New Roman" w:cs="Times New Roman"/>
            <w:sz w:val="24"/>
            <w:szCs w:val="24"/>
          </w:rPr>
          <w:t xml:space="preserve">measures </w:t>
        </w:r>
      </w:ins>
      <w:r w:rsidR="001424BC">
        <w:rPr>
          <w:rFonts w:ascii="Times New Roman" w:hAnsi="Times New Roman" w:cs="Times New Roman"/>
          <w:sz w:val="24"/>
          <w:szCs w:val="24"/>
        </w:rPr>
        <w:t xml:space="preserve">damage severity </w:t>
      </w:r>
      <w:del w:id="114" w:author="Crossley, Michael" w:date="2023-03-15T14:06:00Z">
        <w:r w:rsidR="001424BC" w:rsidDel="001D342A">
          <w:rPr>
            <w:rFonts w:ascii="Times New Roman" w:hAnsi="Times New Roman" w:cs="Times New Roman"/>
            <w:sz w:val="24"/>
            <w:szCs w:val="24"/>
          </w:rPr>
          <w:delText>in the fields and environ</w:delText>
        </w:r>
        <w:r w:rsidR="00D71419" w:rsidDel="001D342A">
          <w:rPr>
            <w:rFonts w:ascii="Times New Roman" w:hAnsi="Times New Roman" w:cs="Times New Roman"/>
            <w:sz w:val="24"/>
            <w:szCs w:val="24"/>
          </w:rPr>
          <w:delText>mental changes</w:delText>
        </w:r>
      </w:del>
      <w:ins w:id="115" w:author="Crossley, Michael" w:date="2023-03-15T14:06:00Z">
        <w:r w:rsidR="001D342A">
          <w:rPr>
            <w:rFonts w:ascii="Times New Roman" w:hAnsi="Times New Roman" w:cs="Times New Roman"/>
            <w:sz w:val="24"/>
            <w:szCs w:val="24"/>
          </w:rPr>
          <w:t>at a state level</w:t>
        </w:r>
      </w:ins>
      <w:r w:rsidR="00B61B64" w:rsidRPr="00184F0F">
        <w:rPr>
          <w:rFonts w:ascii="Times New Roman" w:hAnsi="Times New Roman" w:cs="Times New Roman"/>
          <w:sz w:val="24"/>
          <w:szCs w:val="24"/>
        </w:rPr>
        <w:t xml:space="preserve"> </w:t>
      </w:r>
      <w:del w:id="116" w:author="Crossley, Michael" w:date="2023-03-15T14:06:00Z">
        <w:r w:rsidR="00B61B64" w:rsidRPr="00184F0F" w:rsidDel="004F2156">
          <w:rPr>
            <w:rFonts w:ascii="Times New Roman" w:hAnsi="Times New Roman" w:cs="Times New Roman"/>
            <w:sz w:val="24"/>
            <w:szCs w:val="24"/>
          </w:rPr>
          <w:delText>over time</w:delText>
        </w:r>
      </w:del>
      <w:ins w:id="117" w:author="Crossley, Michael" w:date="2023-03-15T14:06:00Z">
        <w:r w:rsidR="004F2156">
          <w:rPr>
            <w:rFonts w:ascii="Times New Roman" w:hAnsi="Times New Roman" w:cs="Times New Roman"/>
            <w:sz w:val="24"/>
            <w:szCs w:val="24"/>
          </w:rPr>
          <w:t>among states over time</w:t>
        </w:r>
      </w:ins>
      <w:r w:rsidR="00637977" w:rsidRPr="00184F0F">
        <w:rPr>
          <w:rFonts w:ascii="Times New Roman" w:hAnsi="Times New Roman" w:cs="Times New Roman"/>
          <w:sz w:val="24"/>
          <w:szCs w:val="24"/>
        </w:rPr>
        <w:t xml:space="preserve"> (</w:t>
      </w:r>
      <w:r w:rsidR="00B61B64" w:rsidRPr="00184F0F">
        <w:rPr>
          <w:rFonts w:ascii="Times New Roman" w:hAnsi="Times New Roman" w:cs="Times New Roman"/>
          <w:sz w:val="24"/>
          <w:szCs w:val="24"/>
        </w:rPr>
        <w:t xml:space="preserve">Maredia et al. 1998, </w:t>
      </w:r>
      <w:r w:rsidR="00637977" w:rsidRPr="00184F0F">
        <w:rPr>
          <w:rFonts w:ascii="Times New Roman" w:hAnsi="Times New Roman" w:cs="Times New Roman"/>
          <w:sz w:val="24"/>
          <w:szCs w:val="24"/>
        </w:rPr>
        <w:t>Baker</w:t>
      </w:r>
      <w:r w:rsidR="00637977">
        <w:rPr>
          <w:rFonts w:ascii="Times New Roman" w:hAnsi="Times New Roman" w:cs="Times New Roman"/>
          <w:sz w:val="24"/>
          <w:szCs w:val="24"/>
        </w:rPr>
        <w:t xml:space="preserve"> et al. 2015</w:t>
      </w:r>
      <w:r w:rsidR="006A7287">
        <w:rPr>
          <w:rFonts w:ascii="Times New Roman" w:hAnsi="Times New Roman" w:cs="Times New Roman"/>
          <w:sz w:val="24"/>
          <w:szCs w:val="24"/>
        </w:rPr>
        <w:t>)</w:t>
      </w:r>
      <w:r w:rsidR="00962828">
        <w:rPr>
          <w:rFonts w:ascii="Times New Roman" w:hAnsi="Times New Roman" w:cs="Times New Roman"/>
          <w:sz w:val="24"/>
          <w:szCs w:val="24"/>
        </w:rPr>
        <w:t>.</w:t>
      </w:r>
      <w:r w:rsidR="00B40554">
        <w:rPr>
          <w:rFonts w:ascii="Times New Roman" w:hAnsi="Times New Roman" w:cs="Times New Roman"/>
          <w:sz w:val="24"/>
          <w:szCs w:val="24"/>
        </w:rPr>
        <w:t xml:space="preserve"> </w:t>
      </w:r>
    </w:p>
    <w:p w14:paraId="679F4053" w14:textId="0400204F" w:rsidR="0051366D" w:rsidRDefault="0051366D" w:rsidP="00DB347E">
      <w:pPr>
        <w:spacing w:after="0" w:line="480" w:lineRule="auto"/>
        <w:ind w:firstLine="720"/>
        <w:rPr>
          <w:ins w:id="118" w:author="Crossley, Michael" w:date="2023-03-15T14:07:00Z"/>
          <w:rFonts w:ascii="Times New Roman" w:hAnsi="Times New Roman" w:cs="Times New Roman"/>
          <w:sz w:val="24"/>
          <w:szCs w:val="24"/>
        </w:rPr>
      </w:pPr>
      <w:ins w:id="119" w:author="Crossley, Michael" w:date="2023-03-15T14:07:00Z">
        <w:r>
          <w:rPr>
            <w:rFonts w:ascii="Times New Roman" w:hAnsi="Times New Roman" w:cs="Times New Roman"/>
            <w:sz w:val="24"/>
            <w:szCs w:val="24"/>
          </w:rPr>
          <w:t>&lt;Paragraph introducing the Midwest Suction Trap Network, ending with the sentiment that the network could be p</w:t>
        </w:r>
      </w:ins>
      <w:ins w:id="120" w:author="Crossley, Michael" w:date="2023-03-15T14:08:00Z">
        <w:r>
          <w:rPr>
            <w:rFonts w:ascii="Times New Roman" w:hAnsi="Times New Roman" w:cs="Times New Roman"/>
            <w:sz w:val="24"/>
            <w:szCs w:val="24"/>
          </w:rPr>
          <w:t xml:space="preserve">ut to good use </w:t>
        </w:r>
        <w:r w:rsidR="004F546E">
          <w:rPr>
            <w:rFonts w:ascii="Times New Roman" w:hAnsi="Times New Roman" w:cs="Times New Roman"/>
            <w:sz w:val="24"/>
            <w:szCs w:val="24"/>
          </w:rPr>
          <w:t>tracking more than ‘just’ aphids</w:t>
        </w:r>
        <w:r w:rsidR="00D6194C">
          <w:rPr>
            <w:rFonts w:ascii="Times New Roman" w:hAnsi="Times New Roman" w:cs="Times New Roman"/>
            <w:sz w:val="24"/>
            <w:szCs w:val="24"/>
          </w:rPr>
          <w:t>. It would be good to include a sentence affirming how trap captures can be related to local conditio</w:t>
        </w:r>
      </w:ins>
      <w:ins w:id="121" w:author="Crossley, Michael" w:date="2023-03-15T14:09:00Z">
        <w:r w:rsidR="00D6194C">
          <w:rPr>
            <w:rFonts w:ascii="Times New Roman" w:hAnsi="Times New Roman" w:cs="Times New Roman"/>
            <w:sz w:val="24"/>
            <w:szCs w:val="24"/>
          </w:rPr>
          <w:t>ns – to assuage skeptics</w:t>
        </w:r>
      </w:ins>
      <w:ins w:id="122" w:author="Crossley, Michael" w:date="2023-03-15T14:08:00Z">
        <w:r w:rsidR="00D6194C">
          <w:rPr>
            <w:rFonts w:ascii="Times New Roman" w:hAnsi="Times New Roman" w:cs="Times New Roman"/>
            <w:sz w:val="24"/>
            <w:szCs w:val="24"/>
          </w:rPr>
          <w:t>.</w:t>
        </w:r>
      </w:ins>
      <w:ins w:id="123" w:author="Crossley, Michael" w:date="2023-03-15T14:07:00Z">
        <w:r>
          <w:rPr>
            <w:rFonts w:ascii="Times New Roman" w:hAnsi="Times New Roman" w:cs="Times New Roman"/>
            <w:sz w:val="24"/>
            <w:szCs w:val="24"/>
          </w:rPr>
          <w:t>&gt;</w:t>
        </w:r>
      </w:ins>
    </w:p>
    <w:p w14:paraId="19AE32C0" w14:textId="26573BAA" w:rsidR="0051366D" w:rsidRDefault="00DA4FA6" w:rsidP="00DB347E">
      <w:pPr>
        <w:spacing w:after="0" w:line="480" w:lineRule="auto"/>
        <w:ind w:firstLine="720"/>
        <w:rPr>
          <w:rFonts w:ascii="Times New Roman" w:hAnsi="Times New Roman" w:cs="Times New Roman"/>
          <w:sz w:val="24"/>
          <w:szCs w:val="24"/>
        </w:rPr>
        <w:pPrChange w:id="124" w:author="Crossley, Michael" w:date="2023-03-15T14:07:00Z">
          <w:pPr>
            <w:spacing w:after="0" w:line="480" w:lineRule="auto"/>
          </w:pPr>
        </w:pPrChange>
      </w:pPr>
      <w:ins w:id="125" w:author="Crossley, Michael" w:date="2023-03-15T14:10:00Z">
        <w:r>
          <w:rPr>
            <w:rFonts w:ascii="Times New Roman" w:hAnsi="Times New Roman" w:cs="Times New Roman"/>
            <w:sz w:val="24"/>
            <w:szCs w:val="24"/>
          </w:rPr>
          <w:t>Here, w</w:t>
        </w:r>
      </w:ins>
      <w:ins w:id="126" w:author="Crossley, Michael" w:date="2023-03-15T14:09:00Z">
        <w:r w:rsidR="00B01B43">
          <w:rPr>
            <w:rFonts w:ascii="Times New Roman" w:hAnsi="Times New Roman" w:cs="Times New Roman"/>
            <w:sz w:val="24"/>
            <w:szCs w:val="24"/>
          </w:rPr>
          <w:t>e documented PLH captures in the Midwest Suction Trap Netwo</w:t>
        </w:r>
      </w:ins>
      <w:ins w:id="127" w:author="Crossley, Michael" w:date="2023-03-15T14:10:00Z">
        <w:r w:rsidR="00B01B43">
          <w:rPr>
            <w:rFonts w:ascii="Times New Roman" w:hAnsi="Times New Roman" w:cs="Times New Roman"/>
            <w:sz w:val="24"/>
            <w:szCs w:val="24"/>
          </w:rPr>
          <w:t>rk between 2018 and 2021</w:t>
        </w:r>
        <w:r>
          <w:rPr>
            <w:rFonts w:ascii="Times New Roman" w:hAnsi="Times New Roman" w:cs="Times New Roman"/>
            <w:sz w:val="24"/>
            <w:szCs w:val="24"/>
          </w:rPr>
          <w:t xml:space="preserve">, </w:t>
        </w:r>
        <w:r w:rsidR="00DE7F36">
          <w:rPr>
            <w:rFonts w:ascii="Times New Roman" w:hAnsi="Times New Roman" w:cs="Times New Roman"/>
            <w:sz w:val="24"/>
            <w:szCs w:val="24"/>
          </w:rPr>
          <w:t>representing the most g</w:t>
        </w:r>
      </w:ins>
      <w:ins w:id="128" w:author="Crossley, Michael" w:date="2023-03-15T14:11:00Z">
        <w:r w:rsidR="00DE7F36">
          <w:rPr>
            <w:rFonts w:ascii="Times New Roman" w:hAnsi="Times New Roman" w:cs="Times New Roman"/>
            <w:sz w:val="24"/>
            <w:szCs w:val="24"/>
          </w:rPr>
          <w:t xml:space="preserve">eographically </w:t>
        </w:r>
        <w:commentRangeStart w:id="129"/>
        <w:r w:rsidR="00DE7F36">
          <w:rPr>
            <w:rFonts w:ascii="Times New Roman" w:hAnsi="Times New Roman" w:cs="Times New Roman"/>
            <w:sz w:val="24"/>
            <w:szCs w:val="24"/>
          </w:rPr>
          <w:t>widespread, systematic</w:t>
        </w:r>
        <w:r w:rsidR="0046347A">
          <w:rPr>
            <w:rFonts w:ascii="Times New Roman" w:hAnsi="Times New Roman" w:cs="Times New Roman"/>
            <w:sz w:val="24"/>
            <w:szCs w:val="24"/>
          </w:rPr>
          <w:t xml:space="preserve">, empirical </w:t>
        </w:r>
        <w:r w:rsidR="00DE7F36">
          <w:rPr>
            <w:rFonts w:ascii="Times New Roman" w:hAnsi="Times New Roman" w:cs="Times New Roman"/>
            <w:sz w:val="24"/>
            <w:szCs w:val="24"/>
          </w:rPr>
          <w:t>sampling effort of PLH to date</w:t>
        </w:r>
        <w:commentRangeEnd w:id="129"/>
        <w:r w:rsidR="0046347A">
          <w:rPr>
            <w:rStyle w:val="CommentReference"/>
          </w:rPr>
          <w:commentReference w:id="129"/>
        </w:r>
        <w:r w:rsidR="00DE7F36">
          <w:rPr>
            <w:rFonts w:ascii="Times New Roman" w:hAnsi="Times New Roman" w:cs="Times New Roman"/>
            <w:sz w:val="24"/>
            <w:szCs w:val="24"/>
          </w:rPr>
          <w:t xml:space="preserve">. </w:t>
        </w:r>
      </w:ins>
      <w:ins w:id="130" w:author="Crossley, Michael" w:date="2023-03-15T14:12:00Z">
        <w:r w:rsidR="00DF110F">
          <w:rPr>
            <w:rFonts w:ascii="Times New Roman" w:hAnsi="Times New Roman" w:cs="Times New Roman"/>
            <w:sz w:val="24"/>
            <w:szCs w:val="24"/>
          </w:rPr>
          <w:t xml:space="preserve">We examined the utility of PLH suction trap captures to monitor PLH activity by summarizing the magnitude and timing of PLH activity </w:t>
        </w:r>
        <w:r w:rsidR="0008415A">
          <w:rPr>
            <w:rFonts w:ascii="Times New Roman" w:hAnsi="Times New Roman" w:cs="Times New Roman"/>
            <w:sz w:val="24"/>
            <w:szCs w:val="24"/>
          </w:rPr>
          <w:t>for each location and year</w:t>
        </w:r>
      </w:ins>
      <w:ins w:id="131" w:author="Crossley, Michael" w:date="2023-03-15T14:13:00Z">
        <w:r w:rsidR="0008415A">
          <w:rPr>
            <w:rFonts w:ascii="Times New Roman" w:hAnsi="Times New Roman" w:cs="Times New Roman"/>
            <w:sz w:val="24"/>
            <w:szCs w:val="24"/>
          </w:rPr>
          <w:t xml:space="preserve">, and </w:t>
        </w:r>
        <w:r w:rsidR="00ED36F8">
          <w:rPr>
            <w:rFonts w:ascii="Times New Roman" w:hAnsi="Times New Roman" w:cs="Times New Roman"/>
            <w:sz w:val="24"/>
            <w:szCs w:val="24"/>
          </w:rPr>
          <w:t>us</w:t>
        </w:r>
      </w:ins>
      <w:ins w:id="132" w:author="Crossley, Michael" w:date="2023-03-15T14:14:00Z">
        <w:r w:rsidR="00FA250B">
          <w:rPr>
            <w:rFonts w:ascii="Times New Roman" w:hAnsi="Times New Roman" w:cs="Times New Roman"/>
            <w:sz w:val="24"/>
            <w:szCs w:val="24"/>
          </w:rPr>
          <w:t>ed</w:t>
        </w:r>
      </w:ins>
      <w:ins w:id="133" w:author="Crossley, Michael" w:date="2023-03-15T14:13:00Z">
        <w:r w:rsidR="00ED36F8">
          <w:rPr>
            <w:rFonts w:ascii="Times New Roman" w:hAnsi="Times New Roman" w:cs="Times New Roman"/>
            <w:sz w:val="24"/>
            <w:szCs w:val="24"/>
          </w:rPr>
          <w:t xml:space="preserve"> generalize linear models to examine associations with geography, crop land cover, and time</w:t>
        </w:r>
      </w:ins>
      <w:ins w:id="134" w:author="Crossley, Michael" w:date="2023-03-15T14:09:00Z">
        <w:r w:rsidR="00D6194C" w:rsidRPr="002016BE">
          <w:rPr>
            <w:rFonts w:ascii="Times New Roman" w:hAnsi="Times New Roman" w:cs="Times New Roman"/>
            <w:sz w:val="24"/>
            <w:szCs w:val="24"/>
          </w:rPr>
          <w:t>.</w:t>
        </w:r>
      </w:ins>
    </w:p>
    <w:p w14:paraId="42224F9B" w14:textId="056BC6DA" w:rsidR="00965CA3" w:rsidRPr="00E50F4F" w:rsidDel="00ED36F8" w:rsidRDefault="009B3367" w:rsidP="00ED36F8">
      <w:pPr>
        <w:spacing w:after="0" w:line="480" w:lineRule="auto"/>
        <w:rPr>
          <w:del w:id="135" w:author="Crossley, Michael" w:date="2023-03-15T14:13:00Z"/>
          <w:rFonts w:ascii="Times New Roman" w:hAnsi="Times New Roman" w:cs="Times New Roman"/>
          <w:sz w:val="24"/>
          <w:szCs w:val="24"/>
        </w:rPr>
        <w:pPrChange w:id="136" w:author="Crossley, Michael" w:date="2023-03-15T14:13:00Z">
          <w:pPr>
            <w:spacing w:after="0" w:line="480" w:lineRule="auto"/>
            <w:ind w:firstLine="720"/>
          </w:pPr>
        </w:pPrChange>
      </w:pPr>
      <w:del w:id="137" w:author="Crossley, Michael" w:date="2023-03-15T14:13:00Z">
        <w:r w:rsidDel="00ED36F8">
          <w:rPr>
            <w:rFonts w:ascii="Times New Roman" w:hAnsi="Times New Roman" w:cs="Times New Roman"/>
            <w:sz w:val="24"/>
            <w:szCs w:val="24"/>
          </w:rPr>
          <w:delText xml:space="preserve">Based on </w:delText>
        </w:r>
        <w:r w:rsidR="00D21F0B" w:rsidDel="00ED36F8">
          <w:rPr>
            <w:rFonts w:ascii="Times New Roman" w:hAnsi="Times New Roman" w:cs="Times New Roman"/>
            <w:sz w:val="24"/>
            <w:szCs w:val="24"/>
          </w:rPr>
          <w:delText>the significance of this insect pest and its migratory pattern</w:delText>
        </w:r>
        <w:r w:rsidDel="00ED36F8">
          <w:rPr>
            <w:rFonts w:ascii="Times New Roman" w:hAnsi="Times New Roman" w:cs="Times New Roman"/>
            <w:sz w:val="24"/>
            <w:szCs w:val="24"/>
          </w:rPr>
          <w:delText xml:space="preserve">, we </w:delText>
        </w:r>
        <w:r w:rsidR="00AF078D" w:rsidDel="00ED36F8">
          <w:rPr>
            <w:rFonts w:ascii="Times New Roman" w:hAnsi="Times New Roman" w:cs="Times New Roman"/>
            <w:sz w:val="24"/>
            <w:szCs w:val="24"/>
          </w:rPr>
          <w:delText>monitored</w:delText>
        </w:r>
        <w:r w:rsidDel="00ED36F8">
          <w:rPr>
            <w:rFonts w:ascii="Times New Roman" w:hAnsi="Times New Roman" w:cs="Times New Roman"/>
            <w:sz w:val="24"/>
            <w:szCs w:val="24"/>
          </w:rPr>
          <w:delText xml:space="preserve"> </w:delText>
        </w:r>
        <w:r w:rsidR="0006480D" w:rsidDel="00ED36F8">
          <w:rPr>
            <w:rFonts w:ascii="Times New Roman" w:hAnsi="Times New Roman" w:cs="Times New Roman"/>
            <w:sz w:val="24"/>
            <w:szCs w:val="24"/>
          </w:rPr>
          <w:delText>PLH</w:delText>
        </w:r>
        <w:r w:rsidDel="00ED36F8">
          <w:rPr>
            <w:rFonts w:ascii="Times New Roman" w:hAnsi="Times New Roman" w:cs="Times New Roman"/>
            <w:sz w:val="24"/>
            <w:szCs w:val="24"/>
          </w:rPr>
          <w:delText xml:space="preserve"> by using t</w:delText>
        </w:r>
        <w:r w:rsidR="009568A0" w:rsidRPr="00E50F4F" w:rsidDel="00ED36F8">
          <w:rPr>
            <w:rFonts w:ascii="Times New Roman" w:hAnsi="Times New Roman" w:cs="Times New Roman"/>
            <w:sz w:val="24"/>
            <w:szCs w:val="24"/>
          </w:rPr>
          <w:delText>he suction trap network (STN)</w:delText>
        </w:r>
        <w:r w:rsidR="00586E8C" w:rsidDel="00ED36F8">
          <w:rPr>
            <w:rFonts w:ascii="Times New Roman" w:hAnsi="Times New Roman" w:cs="Times New Roman"/>
            <w:sz w:val="24"/>
            <w:szCs w:val="24"/>
          </w:rPr>
          <w:delText xml:space="preserve"> (</w:delText>
        </w:r>
        <w:r w:rsidR="00D75E0F" w:rsidDel="00ED36F8">
          <w:rPr>
            <w:rFonts w:ascii="Times New Roman" w:hAnsi="Times New Roman" w:cs="Times New Roman"/>
            <w:sz w:val="24"/>
            <w:szCs w:val="24"/>
          </w:rPr>
          <w:delText>Lagos-Kutz et al. 2020</w:delText>
        </w:r>
        <w:r w:rsidR="00586E8C" w:rsidDel="00ED36F8">
          <w:rPr>
            <w:rFonts w:ascii="Times New Roman" w:hAnsi="Times New Roman" w:cs="Times New Roman"/>
            <w:sz w:val="24"/>
            <w:szCs w:val="24"/>
          </w:rPr>
          <w:delText>)</w:delText>
        </w:r>
        <w:r w:rsidR="00294429" w:rsidDel="00ED36F8">
          <w:rPr>
            <w:rFonts w:ascii="Times New Roman" w:hAnsi="Times New Roman" w:cs="Times New Roman"/>
            <w:sz w:val="24"/>
            <w:szCs w:val="24"/>
          </w:rPr>
          <w:delText>, which is a core of about 30 suction traps located across the US Midwest</w:delText>
        </w:r>
        <w:r w:rsidDel="00ED36F8">
          <w:rPr>
            <w:rFonts w:ascii="Times New Roman" w:hAnsi="Times New Roman" w:cs="Times New Roman"/>
            <w:sz w:val="24"/>
            <w:szCs w:val="24"/>
          </w:rPr>
          <w:delText xml:space="preserve">. </w:delText>
        </w:r>
        <w:r w:rsidR="00294429" w:rsidDel="00ED36F8">
          <w:rPr>
            <w:rFonts w:ascii="Times New Roman" w:hAnsi="Times New Roman" w:cs="Times New Roman"/>
            <w:sz w:val="24"/>
            <w:szCs w:val="24"/>
          </w:rPr>
          <w:delText>T</w:delText>
        </w:r>
        <w:r w:rsidR="00D21F0B" w:rsidDel="00ED36F8">
          <w:rPr>
            <w:rFonts w:ascii="Times New Roman" w:hAnsi="Times New Roman" w:cs="Times New Roman"/>
            <w:sz w:val="24"/>
            <w:szCs w:val="24"/>
          </w:rPr>
          <w:delText>he</w:delText>
        </w:r>
        <w:r w:rsidR="00CD1234" w:rsidRPr="00E50F4F" w:rsidDel="00ED36F8">
          <w:rPr>
            <w:rFonts w:ascii="Times New Roman" w:hAnsi="Times New Roman" w:cs="Times New Roman"/>
            <w:sz w:val="24"/>
            <w:szCs w:val="24"/>
          </w:rPr>
          <w:delText xml:space="preserve"> objective of this article </w:delText>
        </w:r>
        <w:r w:rsidR="006362E3" w:rsidRPr="00E50F4F" w:rsidDel="00ED36F8">
          <w:rPr>
            <w:rFonts w:ascii="Times New Roman" w:hAnsi="Times New Roman" w:cs="Times New Roman"/>
            <w:sz w:val="24"/>
            <w:szCs w:val="24"/>
          </w:rPr>
          <w:delText>is</w:delText>
        </w:r>
        <w:r w:rsidR="00CD1234" w:rsidRPr="00E50F4F" w:rsidDel="00ED36F8">
          <w:rPr>
            <w:rFonts w:ascii="Times New Roman" w:hAnsi="Times New Roman" w:cs="Times New Roman"/>
            <w:sz w:val="24"/>
            <w:szCs w:val="24"/>
          </w:rPr>
          <w:delText xml:space="preserve"> to report the </w:delText>
        </w:r>
        <w:r w:rsidR="00332F62" w:rsidRPr="00E50F4F" w:rsidDel="00ED36F8">
          <w:rPr>
            <w:rFonts w:ascii="Times New Roman" w:hAnsi="Times New Roman" w:cs="Times New Roman"/>
            <w:sz w:val="24"/>
            <w:szCs w:val="24"/>
          </w:rPr>
          <w:delText xml:space="preserve">abundance </w:delText>
        </w:r>
        <w:r w:rsidR="00CD1234" w:rsidRPr="00E50F4F" w:rsidDel="00ED36F8">
          <w:rPr>
            <w:rFonts w:ascii="Times New Roman" w:hAnsi="Times New Roman" w:cs="Times New Roman"/>
            <w:sz w:val="24"/>
            <w:szCs w:val="24"/>
          </w:rPr>
          <w:delText xml:space="preserve">of PLH between 2018 and </w:delText>
        </w:r>
        <w:r w:rsidR="00484593" w:rsidRPr="00E50F4F" w:rsidDel="00ED36F8">
          <w:rPr>
            <w:rFonts w:ascii="Times New Roman" w:hAnsi="Times New Roman" w:cs="Times New Roman"/>
            <w:sz w:val="24"/>
            <w:szCs w:val="24"/>
          </w:rPr>
          <w:delText>202</w:delText>
        </w:r>
        <w:r w:rsidR="00484593" w:rsidDel="00ED36F8">
          <w:rPr>
            <w:rFonts w:ascii="Times New Roman" w:hAnsi="Times New Roman" w:cs="Times New Roman"/>
            <w:sz w:val="24"/>
            <w:szCs w:val="24"/>
          </w:rPr>
          <w:delText>1</w:delText>
        </w:r>
        <w:r w:rsidR="00484593" w:rsidRPr="00E50F4F" w:rsidDel="00ED36F8">
          <w:rPr>
            <w:rFonts w:ascii="Times New Roman" w:hAnsi="Times New Roman" w:cs="Times New Roman"/>
            <w:sz w:val="24"/>
            <w:szCs w:val="24"/>
          </w:rPr>
          <w:delText xml:space="preserve"> </w:delText>
        </w:r>
        <w:r w:rsidR="0006480D" w:rsidDel="00ED36F8">
          <w:rPr>
            <w:rFonts w:ascii="Times New Roman" w:hAnsi="Times New Roman" w:cs="Times New Roman"/>
            <w:sz w:val="24"/>
            <w:szCs w:val="24"/>
          </w:rPr>
          <w:delText>and correlate this abundance with environmental parameters and landscape</w:delText>
        </w:r>
        <w:r w:rsidR="00D75E0F" w:rsidDel="00ED36F8">
          <w:rPr>
            <w:rFonts w:ascii="Times New Roman" w:hAnsi="Times New Roman" w:cs="Times New Roman"/>
            <w:sz w:val="24"/>
            <w:szCs w:val="24"/>
          </w:rPr>
          <w:delText xml:space="preserve">. </w:delText>
        </w:r>
      </w:del>
    </w:p>
    <w:p w14:paraId="1087A729" w14:textId="77777777" w:rsidR="006362E3" w:rsidRPr="00EF238A" w:rsidRDefault="006362E3" w:rsidP="00ED36F8">
      <w:pPr>
        <w:spacing w:after="0" w:line="480" w:lineRule="auto"/>
        <w:rPr>
          <w:rFonts w:ascii="Times New Roman" w:hAnsi="Times New Roman" w:cs="Times New Roman"/>
          <w:sz w:val="24"/>
          <w:szCs w:val="24"/>
        </w:rPr>
        <w:pPrChange w:id="138" w:author="Crossley, Michael" w:date="2023-03-15T14:13:00Z">
          <w:pPr>
            <w:spacing w:after="0" w:line="480" w:lineRule="auto"/>
            <w:ind w:firstLine="720"/>
          </w:pPr>
        </w:pPrChange>
      </w:pPr>
    </w:p>
    <w:p w14:paraId="7407389C" w14:textId="7F05A151" w:rsidR="007948F1" w:rsidRPr="001274B6" w:rsidRDefault="007948F1" w:rsidP="006651DE">
      <w:pPr>
        <w:spacing w:after="0" w:line="480" w:lineRule="auto"/>
        <w:rPr>
          <w:rFonts w:ascii="Times New Roman" w:hAnsi="Times New Roman" w:cs="Times New Roman"/>
          <w:b/>
          <w:bCs/>
          <w:sz w:val="24"/>
          <w:szCs w:val="24"/>
        </w:rPr>
      </w:pPr>
      <w:r w:rsidRPr="001274B6">
        <w:rPr>
          <w:rFonts w:ascii="Times New Roman" w:hAnsi="Times New Roman" w:cs="Times New Roman"/>
          <w:b/>
          <w:bCs/>
          <w:sz w:val="24"/>
          <w:szCs w:val="24"/>
        </w:rPr>
        <w:t>Materials and methods</w:t>
      </w:r>
    </w:p>
    <w:p w14:paraId="1FB54812" w14:textId="57FEF03A" w:rsidR="00E94765" w:rsidRPr="00E0085B" w:rsidRDefault="00E94765" w:rsidP="006651DE">
      <w:pPr>
        <w:spacing w:after="0" w:line="480" w:lineRule="auto"/>
        <w:rPr>
          <w:rFonts w:ascii="Times New Roman" w:hAnsi="Times New Roman" w:cs="Times New Roman"/>
          <w:i/>
          <w:iCs/>
          <w:sz w:val="24"/>
          <w:szCs w:val="24"/>
        </w:rPr>
      </w:pPr>
      <w:r>
        <w:rPr>
          <w:rFonts w:ascii="Times New Roman" w:hAnsi="Times New Roman" w:cs="Times New Roman"/>
          <w:i/>
          <w:iCs/>
          <w:sz w:val="24"/>
          <w:szCs w:val="24"/>
        </w:rPr>
        <w:t>Potato leafhopper data</w:t>
      </w:r>
    </w:p>
    <w:p w14:paraId="7DB0E41A" w14:textId="79B9672A" w:rsidR="007C71F5" w:rsidRDefault="00AD6487" w:rsidP="006651DE">
      <w:pPr>
        <w:spacing w:after="0" w:line="480" w:lineRule="auto"/>
        <w:rPr>
          <w:ins w:id="139" w:author="Crossley, Michael" w:date="2023-03-14T09:29:00Z"/>
          <w:rFonts w:ascii="Times New Roman" w:hAnsi="Times New Roman" w:cs="Times New Roman"/>
          <w:sz w:val="24"/>
          <w:szCs w:val="24"/>
        </w:rPr>
      </w:pPr>
      <w:r w:rsidRPr="00EF238A">
        <w:rPr>
          <w:rFonts w:ascii="Times New Roman" w:hAnsi="Times New Roman" w:cs="Times New Roman"/>
          <w:sz w:val="24"/>
          <w:szCs w:val="24"/>
        </w:rPr>
        <w:lastRenderedPageBreak/>
        <w:t xml:space="preserve">Suction trap samples were collected weekly </w:t>
      </w:r>
      <w:r>
        <w:rPr>
          <w:rFonts w:ascii="Times New Roman" w:hAnsi="Times New Roman" w:cs="Times New Roman"/>
          <w:sz w:val="24"/>
          <w:szCs w:val="24"/>
        </w:rPr>
        <w:t xml:space="preserve">from </w:t>
      </w:r>
      <w:r w:rsidRPr="00EF238A">
        <w:rPr>
          <w:rFonts w:ascii="Times New Roman" w:hAnsi="Times New Roman" w:cs="Times New Roman"/>
          <w:sz w:val="24"/>
          <w:szCs w:val="24"/>
        </w:rPr>
        <w:t xml:space="preserve">18 May </w:t>
      </w:r>
      <w:r>
        <w:rPr>
          <w:rFonts w:ascii="Times New Roman" w:hAnsi="Times New Roman" w:cs="Times New Roman"/>
          <w:sz w:val="24"/>
          <w:szCs w:val="24"/>
        </w:rPr>
        <w:t>to</w:t>
      </w:r>
      <w:r w:rsidRPr="00EF238A">
        <w:rPr>
          <w:rFonts w:ascii="Times New Roman" w:hAnsi="Times New Roman" w:cs="Times New Roman"/>
          <w:sz w:val="24"/>
          <w:szCs w:val="24"/>
        </w:rPr>
        <w:t xml:space="preserve"> 19 October in 2018, 17 May </w:t>
      </w:r>
      <w:r>
        <w:rPr>
          <w:rFonts w:ascii="Times New Roman" w:hAnsi="Times New Roman" w:cs="Times New Roman"/>
          <w:sz w:val="24"/>
          <w:szCs w:val="24"/>
        </w:rPr>
        <w:t>to</w:t>
      </w:r>
      <w:r w:rsidRPr="00EF238A">
        <w:rPr>
          <w:rFonts w:ascii="Times New Roman" w:hAnsi="Times New Roman" w:cs="Times New Roman"/>
          <w:sz w:val="24"/>
          <w:szCs w:val="24"/>
        </w:rPr>
        <w:t xml:space="preserve"> 18 October </w:t>
      </w:r>
      <w:r>
        <w:rPr>
          <w:rFonts w:ascii="Times New Roman" w:hAnsi="Times New Roman" w:cs="Times New Roman"/>
          <w:sz w:val="24"/>
          <w:szCs w:val="24"/>
        </w:rPr>
        <w:t xml:space="preserve">in </w:t>
      </w:r>
      <w:r w:rsidRPr="00EF238A">
        <w:rPr>
          <w:rFonts w:ascii="Times New Roman" w:hAnsi="Times New Roman" w:cs="Times New Roman"/>
          <w:sz w:val="24"/>
          <w:szCs w:val="24"/>
        </w:rPr>
        <w:t>2019</w:t>
      </w:r>
      <w:r>
        <w:rPr>
          <w:rFonts w:ascii="Times New Roman" w:hAnsi="Times New Roman" w:cs="Times New Roman"/>
          <w:sz w:val="24"/>
          <w:szCs w:val="24"/>
        </w:rPr>
        <w:t xml:space="preserve">, </w:t>
      </w:r>
      <w:r w:rsidRPr="00EF238A">
        <w:rPr>
          <w:rFonts w:ascii="Times New Roman" w:hAnsi="Times New Roman" w:cs="Times New Roman"/>
          <w:sz w:val="24"/>
          <w:szCs w:val="24"/>
        </w:rPr>
        <w:t xml:space="preserve">22 May </w:t>
      </w:r>
      <w:r w:rsidR="00294429">
        <w:rPr>
          <w:rFonts w:ascii="Times New Roman" w:hAnsi="Times New Roman" w:cs="Times New Roman"/>
          <w:sz w:val="24"/>
          <w:szCs w:val="24"/>
        </w:rPr>
        <w:t>to</w:t>
      </w:r>
      <w:r w:rsidR="00294429" w:rsidRPr="00EF238A">
        <w:rPr>
          <w:rFonts w:ascii="Times New Roman" w:hAnsi="Times New Roman" w:cs="Times New Roman"/>
          <w:sz w:val="24"/>
          <w:szCs w:val="24"/>
        </w:rPr>
        <w:t xml:space="preserve"> </w:t>
      </w:r>
      <w:r w:rsidRPr="00EF238A">
        <w:rPr>
          <w:rFonts w:ascii="Times New Roman" w:hAnsi="Times New Roman" w:cs="Times New Roman"/>
          <w:sz w:val="24"/>
          <w:szCs w:val="24"/>
        </w:rPr>
        <w:t>23 October</w:t>
      </w:r>
      <w:r w:rsidRPr="00EF238A" w:rsidDel="00AF4298">
        <w:rPr>
          <w:rFonts w:ascii="Times New Roman" w:hAnsi="Times New Roman" w:cs="Times New Roman"/>
          <w:sz w:val="24"/>
          <w:szCs w:val="24"/>
        </w:rPr>
        <w:t xml:space="preserve"> </w:t>
      </w:r>
      <w:r>
        <w:rPr>
          <w:rFonts w:ascii="Times New Roman" w:hAnsi="Times New Roman" w:cs="Times New Roman"/>
          <w:sz w:val="24"/>
          <w:szCs w:val="24"/>
        </w:rPr>
        <w:t>in</w:t>
      </w:r>
      <w:r w:rsidRPr="00EF238A">
        <w:rPr>
          <w:rFonts w:ascii="Times New Roman" w:hAnsi="Times New Roman" w:cs="Times New Roman"/>
          <w:sz w:val="24"/>
          <w:szCs w:val="24"/>
        </w:rPr>
        <w:t xml:space="preserve"> 2020</w:t>
      </w:r>
      <w:r w:rsidR="00294429">
        <w:rPr>
          <w:rFonts w:ascii="Times New Roman" w:hAnsi="Times New Roman" w:cs="Times New Roman"/>
          <w:sz w:val="24"/>
          <w:szCs w:val="24"/>
        </w:rPr>
        <w:t xml:space="preserve"> and 21 May to 22 October in 2021</w:t>
      </w:r>
      <w:r w:rsidRPr="00EF238A">
        <w:rPr>
          <w:rFonts w:ascii="Times New Roman" w:hAnsi="Times New Roman" w:cs="Times New Roman"/>
          <w:sz w:val="24"/>
          <w:szCs w:val="24"/>
        </w:rPr>
        <w:t>. Details about location information can be found in Lagos-Kutz et al. (2020)</w:t>
      </w:r>
      <w:r>
        <w:rPr>
          <w:rFonts w:ascii="Times New Roman" w:hAnsi="Times New Roman" w:cs="Times New Roman"/>
          <w:sz w:val="24"/>
          <w:szCs w:val="24"/>
        </w:rPr>
        <w:t xml:space="preserve">, except for Concord, Nebraska (GPS: </w:t>
      </w:r>
      <w:r w:rsidRPr="00332F62">
        <w:rPr>
          <w:rFonts w:ascii="Times New Roman" w:hAnsi="Times New Roman" w:cs="Times New Roman"/>
          <w:sz w:val="24"/>
          <w:szCs w:val="24"/>
        </w:rPr>
        <w:t>42.386</w:t>
      </w:r>
      <w:r>
        <w:rPr>
          <w:rFonts w:ascii="Times New Roman" w:hAnsi="Times New Roman" w:cs="Times New Roman"/>
          <w:sz w:val="24"/>
          <w:szCs w:val="24"/>
        </w:rPr>
        <w:t xml:space="preserve">, </w:t>
      </w:r>
      <w:r w:rsidRPr="00332F62">
        <w:rPr>
          <w:rFonts w:ascii="Times New Roman" w:hAnsi="Times New Roman" w:cs="Times New Roman"/>
          <w:sz w:val="24"/>
          <w:szCs w:val="24"/>
        </w:rPr>
        <w:t>-96.958</w:t>
      </w:r>
      <w:r>
        <w:rPr>
          <w:rFonts w:ascii="Times New Roman" w:hAnsi="Times New Roman" w:cs="Times New Roman"/>
          <w:sz w:val="24"/>
          <w:szCs w:val="24"/>
        </w:rPr>
        <w:t>; collector: Nicole Luhr)</w:t>
      </w:r>
      <w:r w:rsidR="00B45C84">
        <w:rPr>
          <w:rFonts w:ascii="Times New Roman" w:hAnsi="Times New Roman" w:cs="Times New Roman"/>
          <w:sz w:val="24"/>
          <w:szCs w:val="24"/>
        </w:rPr>
        <w:t xml:space="preserve"> which was added to the network in </w:t>
      </w:r>
      <w:r w:rsidR="00476729">
        <w:rPr>
          <w:rFonts w:ascii="Times New Roman" w:hAnsi="Times New Roman" w:cs="Times New Roman"/>
          <w:sz w:val="24"/>
          <w:szCs w:val="24"/>
        </w:rPr>
        <w:t>2019.</w:t>
      </w:r>
      <w:del w:id="140" w:author="Crossley, Michael" w:date="2023-03-14T09:18:00Z">
        <w:r w:rsidR="00476729" w:rsidDel="00EE189A">
          <w:rPr>
            <w:rFonts w:ascii="Times New Roman" w:hAnsi="Times New Roman" w:cs="Times New Roman"/>
            <w:sz w:val="24"/>
            <w:szCs w:val="24"/>
          </w:rPr>
          <w:delText xml:space="preserve"> </w:delText>
        </w:r>
        <w:r w:rsidR="003471B0" w:rsidDel="00EE189A">
          <w:rPr>
            <w:rFonts w:ascii="Times New Roman" w:hAnsi="Times New Roman" w:cs="Times New Roman"/>
            <w:sz w:val="24"/>
            <w:szCs w:val="24"/>
          </w:rPr>
          <w:delText xml:space="preserve">Data from the suction trap located in Chase, Louisiana </w:delText>
        </w:r>
        <w:r w:rsidR="001F72C3" w:rsidDel="00EE189A">
          <w:rPr>
            <w:rFonts w:ascii="Times New Roman" w:hAnsi="Times New Roman" w:cs="Times New Roman"/>
            <w:sz w:val="24"/>
            <w:szCs w:val="24"/>
          </w:rPr>
          <w:delText xml:space="preserve">were </w:delText>
        </w:r>
        <w:r w:rsidR="003471B0" w:rsidDel="00EE189A">
          <w:rPr>
            <w:rFonts w:ascii="Times New Roman" w:hAnsi="Times New Roman" w:cs="Times New Roman"/>
            <w:sz w:val="24"/>
            <w:szCs w:val="24"/>
          </w:rPr>
          <w:delText>collected only in 2018</w:delText>
        </w:r>
        <w:r w:rsidR="00294429" w:rsidDel="00EE189A">
          <w:rPr>
            <w:rFonts w:ascii="Times New Roman" w:hAnsi="Times New Roman" w:cs="Times New Roman"/>
            <w:sz w:val="24"/>
            <w:szCs w:val="24"/>
          </w:rPr>
          <w:delText xml:space="preserve"> and 2021</w:delText>
        </w:r>
        <w:r w:rsidR="003471B0" w:rsidDel="00EE189A">
          <w:rPr>
            <w:rFonts w:ascii="Times New Roman" w:hAnsi="Times New Roman" w:cs="Times New Roman"/>
            <w:sz w:val="24"/>
            <w:szCs w:val="24"/>
          </w:rPr>
          <w:delText>.</w:delText>
        </w:r>
      </w:del>
      <w:r w:rsidR="003471B0">
        <w:rPr>
          <w:rFonts w:ascii="Times New Roman" w:hAnsi="Times New Roman" w:cs="Times New Roman"/>
          <w:sz w:val="24"/>
          <w:szCs w:val="24"/>
        </w:rPr>
        <w:t xml:space="preserve"> </w:t>
      </w:r>
      <w:r w:rsidR="00294429">
        <w:rPr>
          <w:rFonts w:ascii="Times New Roman" w:hAnsi="Times New Roman" w:cs="Times New Roman"/>
          <w:sz w:val="24"/>
          <w:szCs w:val="24"/>
        </w:rPr>
        <w:t>PLH</w:t>
      </w:r>
      <w:r w:rsidR="00E94765" w:rsidRPr="00EF238A">
        <w:rPr>
          <w:rFonts w:ascii="Times New Roman" w:hAnsi="Times New Roman" w:cs="Times New Roman"/>
          <w:sz w:val="24"/>
          <w:szCs w:val="24"/>
        </w:rPr>
        <w:t xml:space="preserve"> </w:t>
      </w:r>
      <w:r w:rsidR="00B45C84">
        <w:rPr>
          <w:rFonts w:ascii="Times New Roman" w:hAnsi="Times New Roman" w:cs="Times New Roman"/>
          <w:sz w:val="24"/>
          <w:szCs w:val="24"/>
        </w:rPr>
        <w:t xml:space="preserve">from the trap samples </w:t>
      </w:r>
      <w:r w:rsidR="00E94765">
        <w:rPr>
          <w:rFonts w:ascii="Times New Roman" w:hAnsi="Times New Roman" w:cs="Times New Roman"/>
          <w:sz w:val="24"/>
          <w:szCs w:val="24"/>
        </w:rPr>
        <w:t>were</w:t>
      </w:r>
      <w:r w:rsidR="00B07BA7" w:rsidRPr="00EF238A">
        <w:rPr>
          <w:rFonts w:ascii="Times New Roman" w:hAnsi="Times New Roman" w:cs="Times New Roman"/>
          <w:sz w:val="24"/>
          <w:szCs w:val="24"/>
        </w:rPr>
        <w:t xml:space="preserve"> identified</w:t>
      </w:r>
      <w:r w:rsidR="00B45C84">
        <w:rPr>
          <w:rFonts w:ascii="Times New Roman" w:hAnsi="Times New Roman" w:cs="Times New Roman"/>
          <w:sz w:val="24"/>
          <w:szCs w:val="24"/>
        </w:rPr>
        <w:t xml:space="preserve"> and </w:t>
      </w:r>
      <w:r w:rsidR="008666D0">
        <w:rPr>
          <w:rFonts w:ascii="Times New Roman" w:hAnsi="Times New Roman" w:cs="Times New Roman"/>
          <w:sz w:val="24"/>
          <w:szCs w:val="24"/>
        </w:rPr>
        <w:t>counted</w:t>
      </w:r>
      <w:r w:rsidR="008666D0" w:rsidRPr="00EF238A">
        <w:rPr>
          <w:rFonts w:ascii="Times New Roman" w:hAnsi="Times New Roman" w:cs="Times New Roman"/>
          <w:sz w:val="24"/>
          <w:szCs w:val="24"/>
        </w:rPr>
        <w:t xml:space="preserve"> </w:t>
      </w:r>
      <w:r w:rsidR="00B07BA7" w:rsidRPr="00EF238A">
        <w:rPr>
          <w:rFonts w:ascii="Times New Roman" w:hAnsi="Times New Roman" w:cs="Times New Roman"/>
          <w:sz w:val="24"/>
          <w:szCs w:val="24"/>
        </w:rPr>
        <w:t xml:space="preserve">by </w:t>
      </w:r>
      <w:r w:rsidR="00E94765">
        <w:rPr>
          <w:rFonts w:ascii="Times New Roman" w:hAnsi="Times New Roman" w:cs="Times New Roman"/>
          <w:sz w:val="24"/>
          <w:szCs w:val="24"/>
        </w:rPr>
        <w:t>DL</w:t>
      </w:r>
      <w:r w:rsidR="00A126FA">
        <w:rPr>
          <w:rFonts w:ascii="Times New Roman" w:hAnsi="Times New Roman" w:cs="Times New Roman"/>
          <w:sz w:val="24"/>
          <w:szCs w:val="24"/>
        </w:rPr>
        <w:t>-</w:t>
      </w:r>
      <w:r w:rsidR="00E94765">
        <w:rPr>
          <w:rFonts w:ascii="Times New Roman" w:hAnsi="Times New Roman" w:cs="Times New Roman"/>
          <w:sz w:val="24"/>
          <w:szCs w:val="24"/>
        </w:rPr>
        <w:t>K</w:t>
      </w:r>
      <w:r w:rsidR="00B45C84">
        <w:rPr>
          <w:rFonts w:ascii="Times New Roman" w:hAnsi="Times New Roman" w:cs="Times New Roman"/>
          <w:sz w:val="24"/>
          <w:szCs w:val="24"/>
        </w:rPr>
        <w:t>. A selection of</w:t>
      </w:r>
      <w:r w:rsidR="00B07BA7" w:rsidRPr="00EF238A">
        <w:rPr>
          <w:rFonts w:ascii="Times New Roman" w:hAnsi="Times New Roman" w:cs="Times New Roman"/>
          <w:sz w:val="24"/>
          <w:szCs w:val="24"/>
        </w:rPr>
        <w:t xml:space="preserve"> specimens </w:t>
      </w:r>
      <w:r w:rsidR="008666D0">
        <w:rPr>
          <w:rFonts w:ascii="Times New Roman" w:hAnsi="Times New Roman" w:cs="Times New Roman"/>
          <w:sz w:val="24"/>
          <w:szCs w:val="24"/>
        </w:rPr>
        <w:t>was</w:t>
      </w:r>
      <w:r w:rsidR="008666D0" w:rsidRPr="00EF238A">
        <w:rPr>
          <w:rFonts w:ascii="Times New Roman" w:hAnsi="Times New Roman" w:cs="Times New Roman"/>
          <w:sz w:val="24"/>
          <w:szCs w:val="24"/>
        </w:rPr>
        <w:t xml:space="preserve"> </w:t>
      </w:r>
      <w:r w:rsidR="00B07BA7" w:rsidRPr="00EF238A">
        <w:rPr>
          <w:rFonts w:ascii="Times New Roman" w:hAnsi="Times New Roman" w:cs="Times New Roman"/>
          <w:sz w:val="24"/>
          <w:szCs w:val="24"/>
        </w:rPr>
        <w:t xml:space="preserve">deposited at the INHS-Insect Collection by using the following </w:t>
      </w:r>
      <w:r w:rsidR="00CD72BE">
        <w:rPr>
          <w:rFonts w:ascii="Times New Roman" w:hAnsi="Times New Roman" w:cs="Times New Roman"/>
          <w:sz w:val="24"/>
          <w:szCs w:val="24"/>
        </w:rPr>
        <w:t>voucher</w:t>
      </w:r>
      <w:r w:rsidR="00B07BA7" w:rsidRPr="00EF238A">
        <w:rPr>
          <w:rFonts w:ascii="Times New Roman" w:hAnsi="Times New Roman" w:cs="Times New Roman"/>
          <w:sz w:val="24"/>
          <w:szCs w:val="24"/>
        </w:rPr>
        <w:t xml:space="preserve"> numbers: </w:t>
      </w:r>
      <w:r w:rsidR="00A80D33">
        <w:rPr>
          <w:rFonts w:ascii="Times New Roman" w:hAnsi="Times New Roman" w:cs="Times New Roman"/>
          <w:sz w:val="24"/>
          <w:szCs w:val="24"/>
        </w:rPr>
        <w:t>1011441-1011460.</w:t>
      </w:r>
      <w:del w:id="141" w:author="Crossley, Michael" w:date="2023-03-14T09:19:00Z">
        <w:r w:rsidR="00B07BA7" w:rsidRPr="00EF238A" w:rsidDel="00EE189A">
          <w:rPr>
            <w:rFonts w:ascii="Times New Roman" w:hAnsi="Times New Roman" w:cs="Times New Roman"/>
            <w:sz w:val="24"/>
            <w:szCs w:val="24"/>
          </w:rPr>
          <w:delText xml:space="preserve"> </w:delText>
        </w:r>
        <w:r w:rsidR="007C71F5" w:rsidDel="00EE189A">
          <w:rPr>
            <w:rFonts w:ascii="Times New Roman" w:hAnsi="Times New Roman" w:cs="Times New Roman"/>
            <w:sz w:val="24"/>
            <w:szCs w:val="24"/>
          </w:rPr>
          <w:delText xml:space="preserve">For statistical analyses, seasonal </w:delText>
        </w:r>
        <w:r w:rsidR="00421CF1" w:rsidDel="00EE189A">
          <w:rPr>
            <w:rFonts w:ascii="Times New Roman" w:hAnsi="Times New Roman" w:cs="Times New Roman"/>
            <w:sz w:val="24"/>
            <w:szCs w:val="24"/>
          </w:rPr>
          <w:delText>PLH</w:delText>
        </w:r>
        <w:r w:rsidR="007C71F5" w:rsidDel="00EE189A">
          <w:rPr>
            <w:rFonts w:ascii="Times New Roman" w:hAnsi="Times New Roman" w:cs="Times New Roman"/>
            <w:sz w:val="24"/>
            <w:szCs w:val="24"/>
          </w:rPr>
          <w:delText xml:space="preserve"> counts were obtained by summing counts in </w:delText>
        </w:r>
        <w:commentRangeStart w:id="142"/>
        <w:r w:rsidR="007C71F5" w:rsidDel="00EE189A">
          <w:rPr>
            <w:rFonts w:ascii="Times New Roman" w:hAnsi="Times New Roman" w:cs="Times New Roman"/>
            <w:sz w:val="24"/>
            <w:szCs w:val="24"/>
          </w:rPr>
          <w:delText>May-June (Spring), July-August (Summer), and September-October (Autumn).</w:delText>
        </w:r>
        <w:commentRangeEnd w:id="142"/>
        <w:r w:rsidR="00E0243A" w:rsidDel="00EE189A">
          <w:rPr>
            <w:rStyle w:val="CommentReference"/>
          </w:rPr>
          <w:commentReference w:id="142"/>
        </w:r>
      </w:del>
    </w:p>
    <w:p w14:paraId="58B7B8C8" w14:textId="3B285C19" w:rsidR="00974292" w:rsidRDefault="00974292" w:rsidP="006651DE">
      <w:pPr>
        <w:spacing w:after="0" w:line="480" w:lineRule="auto"/>
        <w:rPr>
          <w:rFonts w:ascii="Times New Roman" w:hAnsi="Times New Roman" w:cs="Times New Roman"/>
          <w:sz w:val="24"/>
          <w:szCs w:val="24"/>
        </w:rPr>
      </w:pPr>
      <w:ins w:id="143" w:author="Crossley, Michael" w:date="2023-03-14T09:29:00Z">
        <w:r>
          <w:rPr>
            <w:rFonts w:ascii="Times New Roman" w:hAnsi="Times New Roman" w:cs="Times New Roman"/>
            <w:sz w:val="24"/>
            <w:szCs w:val="24"/>
          </w:rPr>
          <w:tab/>
          <w:t xml:space="preserve">For statistical analyses, we </w:t>
        </w:r>
        <w:r w:rsidR="000D2EB3">
          <w:rPr>
            <w:rFonts w:ascii="Times New Roman" w:hAnsi="Times New Roman" w:cs="Times New Roman"/>
            <w:sz w:val="24"/>
            <w:szCs w:val="24"/>
          </w:rPr>
          <w:t xml:space="preserve">calculated the </w:t>
        </w:r>
      </w:ins>
      <w:ins w:id="144" w:author="Crossley, Michael" w:date="2023-03-14T09:30:00Z">
        <w:r w:rsidR="000D2EB3">
          <w:rPr>
            <w:rFonts w:ascii="Times New Roman" w:hAnsi="Times New Roman" w:cs="Times New Roman"/>
            <w:sz w:val="24"/>
            <w:szCs w:val="24"/>
          </w:rPr>
          <w:t xml:space="preserve">PLH </w:t>
        </w:r>
      </w:ins>
      <w:ins w:id="145" w:author="Crossley, Michael" w:date="2023-03-14T09:29:00Z">
        <w:r w:rsidR="000D2EB3">
          <w:rPr>
            <w:rFonts w:ascii="Times New Roman" w:hAnsi="Times New Roman" w:cs="Times New Roman"/>
            <w:sz w:val="24"/>
            <w:szCs w:val="24"/>
          </w:rPr>
          <w:t>aggregate activity-density</w:t>
        </w:r>
      </w:ins>
      <w:ins w:id="146" w:author="Crossley, Michael" w:date="2023-03-14T09:30:00Z">
        <w:r w:rsidR="000D2EB3">
          <w:rPr>
            <w:rFonts w:ascii="Times New Roman" w:hAnsi="Times New Roman" w:cs="Times New Roman"/>
            <w:sz w:val="24"/>
            <w:szCs w:val="24"/>
          </w:rPr>
          <w:t xml:space="preserve"> as the </w:t>
        </w:r>
      </w:ins>
      <w:ins w:id="147" w:author="Crossley, Michael" w:date="2023-03-14T09:31:00Z">
        <w:r w:rsidR="0072395D">
          <w:rPr>
            <w:rFonts w:ascii="Times New Roman" w:hAnsi="Times New Roman" w:cs="Times New Roman"/>
            <w:sz w:val="24"/>
            <w:szCs w:val="24"/>
          </w:rPr>
          <w:t xml:space="preserve">sum </w:t>
        </w:r>
      </w:ins>
      <w:ins w:id="148" w:author="Crossley, Michael" w:date="2023-03-14T09:30:00Z">
        <w:r w:rsidR="000D2EB3">
          <w:rPr>
            <w:rFonts w:ascii="Times New Roman" w:hAnsi="Times New Roman" w:cs="Times New Roman"/>
            <w:sz w:val="24"/>
            <w:szCs w:val="24"/>
          </w:rPr>
          <w:t>of PLH</w:t>
        </w:r>
        <w:r w:rsidR="000C5688">
          <w:rPr>
            <w:rFonts w:ascii="Times New Roman" w:hAnsi="Times New Roman" w:cs="Times New Roman"/>
            <w:sz w:val="24"/>
            <w:szCs w:val="24"/>
          </w:rPr>
          <w:t xml:space="preserve"> detected at a given suction trap</w:t>
        </w:r>
        <w:r w:rsidR="0072395D">
          <w:rPr>
            <w:rFonts w:ascii="Times New Roman" w:hAnsi="Times New Roman" w:cs="Times New Roman"/>
            <w:sz w:val="24"/>
            <w:szCs w:val="24"/>
          </w:rPr>
          <w:t xml:space="preserve"> in a given year</w:t>
        </w:r>
        <w:r w:rsidR="000C5688">
          <w:rPr>
            <w:rFonts w:ascii="Times New Roman" w:hAnsi="Times New Roman" w:cs="Times New Roman"/>
            <w:sz w:val="24"/>
            <w:szCs w:val="24"/>
          </w:rPr>
          <w:t>.</w:t>
        </w:r>
      </w:ins>
      <w:ins w:id="149" w:author="Crossley, Michael" w:date="2023-03-14T09:31:00Z">
        <w:r w:rsidR="0072395D">
          <w:rPr>
            <w:rFonts w:ascii="Times New Roman" w:hAnsi="Times New Roman" w:cs="Times New Roman"/>
            <w:sz w:val="24"/>
            <w:szCs w:val="24"/>
          </w:rPr>
          <w:t xml:space="preserve"> We also </w:t>
        </w:r>
      </w:ins>
      <w:ins w:id="150" w:author="Crossley, Michael" w:date="2023-03-14T09:38:00Z">
        <w:r w:rsidR="001123B7">
          <w:rPr>
            <w:rFonts w:ascii="Times New Roman" w:hAnsi="Times New Roman" w:cs="Times New Roman"/>
            <w:sz w:val="24"/>
            <w:szCs w:val="24"/>
          </w:rPr>
          <w:t>summarized</w:t>
        </w:r>
      </w:ins>
      <w:ins w:id="151" w:author="Crossley, Michael" w:date="2023-03-14T09:31:00Z">
        <w:r w:rsidR="0072395D">
          <w:rPr>
            <w:rFonts w:ascii="Times New Roman" w:hAnsi="Times New Roman" w:cs="Times New Roman"/>
            <w:sz w:val="24"/>
            <w:szCs w:val="24"/>
          </w:rPr>
          <w:t xml:space="preserve"> </w:t>
        </w:r>
        <w:r w:rsidR="00895190">
          <w:rPr>
            <w:rFonts w:ascii="Times New Roman" w:hAnsi="Times New Roman" w:cs="Times New Roman"/>
            <w:sz w:val="24"/>
            <w:szCs w:val="24"/>
          </w:rPr>
          <w:t>t</w:t>
        </w:r>
      </w:ins>
      <w:ins w:id="152" w:author="Crossley, Michael" w:date="2023-03-14T09:38:00Z">
        <w:r w:rsidR="001123B7">
          <w:rPr>
            <w:rFonts w:ascii="Times New Roman" w:hAnsi="Times New Roman" w:cs="Times New Roman"/>
            <w:sz w:val="24"/>
            <w:szCs w:val="24"/>
          </w:rPr>
          <w:t>w</w:t>
        </w:r>
      </w:ins>
      <w:ins w:id="153" w:author="Crossley, Michael" w:date="2023-03-14T09:31:00Z">
        <w:r w:rsidR="00895190">
          <w:rPr>
            <w:rFonts w:ascii="Times New Roman" w:hAnsi="Times New Roman" w:cs="Times New Roman"/>
            <w:sz w:val="24"/>
            <w:szCs w:val="24"/>
          </w:rPr>
          <w:t>o phenology metrics</w:t>
        </w:r>
      </w:ins>
      <w:ins w:id="154" w:author="Crossley, Michael" w:date="2023-03-14T09:38:00Z">
        <w:r w:rsidR="001123B7">
          <w:rPr>
            <w:rFonts w:ascii="Times New Roman" w:hAnsi="Times New Roman" w:cs="Times New Roman"/>
            <w:sz w:val="24"/>
            <w:szCs w:val="24"/>
          </w:rPr>
          <w:t xml:space="preserve"> for each suction trap and year</w:t>
        </w:r>
      </w:ins>
      <w:ins w:id="155" w:author="Crossley, Michael" w:date="2023-03-14T09:31:00Z">
        <w:r w:rsidR="00895190">
          <w:rPr>
            <w:rFonts w:ascii="Times New Roman" w:hAnsi="Times New Roman" w:cs="Times New Roman"/>
            <w:sz w:val="24"/>
            <w:szCs w:val="24"/>
          </w:rPr>
          <w:t xml:space="preserve">: </w:t>
        </w:r>
        <w:r w:rsidR="0072395D">
          <w:rPr>
            <w:rFonts w:ascii="Times New Roman" w:hAnsi="Times New Roman" w:cs="Times New Roman"/>
            <w:sz w:val="24"/>
            <w:szCs w:val="24"/>
          </w:rPr>
          <w:t xml:space="preserve">the day of year when </w:t>
        </w:r>
        <w:r w:rsidR="00895190">
          <w:rPr>
            <w:rFonts w:ascii="Times New Roman" w:hAnsi="Times New Roman" w:cs="Times New Roman"/>
            <w:sz w:val="24"/>
            <w:szCs w:val="24"/>
          </w:rPr>
          <w:t>PLH were first detected, and the day of year when PLH were last dete</w:t>
        </w:r>
      </w:ins>
      <w:ins w:id="156" w:author="Crossley, Michael" w:date="2023-03-14T09:32:00Z">
        <w:r w:rsidR="00895190">
          <w:rPr>
            <w:rFonts w:ascii="Times New Roman" w:hAnsi="Times New Roman" w:cs="Times New Roman"/>
            <w:sz w:val="24"/>
            <w:szCs w:val="24"/>
          </w:rPr>
          <w:t>cted.</w:t>
        </w:r>
      </w:ins>
      <w:ins w:id="157" w:author="Crossley, Michael" w:date="2023-03-14T10:16:00Z">
        <w:r w:rsidR="00660633">
          <w:rPr>
            <w:rFonts w:ascii="Times New Roman" w:hAnsi="Times New Roman" w:cs="Times New Roman"/>
            <w:sz w:val="24"/>
            <w:szCs w:val="24"/>
          </w:rPr>
          <w:t xml:space="preserve"> Prior to modeling </w:t>
        </w:r>
        <w:r w:rsidR="000E358A">
          <w:rPr>
            <w:rFonts w:ascii="Times New Roman" w:hAnsi="Times New Roman" w:cs="Times New Roman"/>
            <w:sz w:val="24"/>
            <w:szCs w:val="24"/>
          </w:rPr>
          <w:t xml:space="preserve">first and last detections, we removed suction trap*year combinations that </w:t>
        </w:r>
      </w:ins>
      <w:ins w:id="158" w:author="Crossley, Michael" w:date="2023-03-14T10:17:00Z">
        <w:r w:rsidR="000E358A">
          <w:rPr>
            <w:rFonts w:ascii="Times New Roman" w:hAnsi="Times New Roman" w:cs="Times New Roman"/>
            <w:sz w:val="24"/>
            <w:szCs w:val="24"/>
          </w:rPr>
          <w:t>did not have first detections before August 1 or last detections after August 1</w:t>
        </w:r>
        <w:r w:rsidR="007E51CE">
          <w:rPr>
            <w:rFonts w:ascii="Times New Roman" w:hAnsi="Times New Roman" w:cs="Times New Roman"/>
            <w:sz w:val="24"/>
            <w:szCs w:val="24"/>
          </w:rPr>
          <w:t>.</w:t>
        </w:r>
      </w:ins>
    </w:p>
    <w:p w14:paraId="639F6243" w14:textId="77777777" w:rsidR="00A1263D" w:rsidRDefault="00A1263D" w:rsidP="006651DE">
      <w:pPr>
        <w:spacing w:after="0" w:line="480" w:lineRule="auto"/>
        <w:rPr>
          <w:rFonts w:ascii="Times New Roman" w:hAnsi="Times New Roman" w:cs="Times New Roman"/>
          <w:i/>
          <w:iCs/>
          <w:sz w:val="24"/>
          <w:szCs w:val="24"/>
        </w:rPr>
      </w:pPr>
    </w:p>
    <w:p w14:paraId="0865813F" w14:textId="19230AE4" w:rsidR="00A76967" w:rsidRPr="00E0085B" w:rsidRDefault="00A76967" w:rsidP="006651DE">
      <w:pPr>
        <w:spacing w:after="0" w:line="480" w:lineRule="auto"/>
        <w:rPr>
          <w:rFonts w:ascii="Times New Roman" w:hAnsi="Times New Roman" w:cs="Times New Roman"/>
          <w:i/>
          <w:iCs/>
          <w:sz w:val="24"/>
          <w:szCs w:val="24"/>
        </w:rPr>
      </w:pPr>
      <w:del w:id="159" w:author="Crossley, Michael" w:date="2023-03-14T09:19:00Z">
        <w:r w:rsidRPr="00E0085B" w:rsidDel="00EE189A">
          <w:rPr>
            <w:rFonts w:ascii="Times New Roman" w:hAnsi="Times New Roman" w:cs="Times New Roman"/>
            <w:i/>
            <w:iCs/>
            <w:sz w:val="24"/>
            <w:szCs w:val="24"/>
          </w:rPr>
          <w:delText>Environmental covariate</w:delText>
        </w:r>
      </w:del>
      <w:ins w:id="160" w:author="Crossley, Michael" w:date="2023-03-14T09:19:00Z">
        <w:r w:rsidR="00EE189A">
          <w:rPr>
            <w:rFonts w:ascii="Times New Roman" w:hAnsi="Times New Roman" w:cs="Times New Roman"/>
            <w:i/>
            <w:iCs/>
            <w:sz w:val="24"/>
            <w:szCs w:val="24"/>
          </w:rPr>
          <w:t>Land cover</w:t>
        </w:r>
      </w:ins>
      <w:r w:rsidR="00A76C23">
        <w:rPr>
          <w:rFonts w:ascii="Times New Roman" w:hAnsi="Times New Roman" w:cs="Times New Roman"/>
          <w:i/>
          <w:iCs/>
          <w:sz w:val="24"/>
          <w:szCs w:val="24"/>
        </w:rPr>
        <w:t xml:space="preserve"> data</w:t>
      </w:r>
    </w:p>
    <w:p w14:paraId="66DDBB9D" w14:textId="2F489757" w:rsidR="00B77AFB" w:rsidRDefault="00FB1A1B" w:rsidP="00CC2F21">
      <w:pPr>
        <w:spacing w:after="0" w:line="480" w:lineRule="auto"/>
        <w:rPr>
          <w:rFonts w:ascii="Times New Roman" w:hAnsi="Times New Roman" w:cs="Times New Roman"/>
          <w:sz w:val="24"/>
          <w:szCs w:val="24"/>
        </w:rPr>
      </w:pPr>
      <w:commentRangeStart w:id="161"/>
      <w:del w:id="162" w:author="Crossley, Michael" w:date="2023-03-14T09:19:00Z">
        <w:r w:rsidDel="00EE189A">
          <w:rPr>
            <w:rFonts w:ascii="Times New Roman" w:hAnsi="Times New Roman" w:cs="Times New Roman"/>
            <w:sz w:val="24"/>
            <w:szCs w:val="24"/>
          </w:rPr>
          <w:delText xml:space="preserve">Climate data were obtained from the PRISM Climate Group </w:delText>
        </w:r>
        <w:r w:rsidDel="00EE189A">
          <w:rPr>
            <w:rFonts w:ascii="Times New Roman" w:hAnsi="Times New Roman" w:cs="Times New Roman"/>
            <w:sz w:val="24"/>
            <w:szCs w:val="24"/>
          </w:rPr>
          <w:fldChar w:fldCharType="begin" w:fldLock="1"/>
        </w:r>
        <w:r w:rsidR="00F93402" w:rsidRPr="00EE189A" w:rsidDel="00EE189A">
          <w:rPr>
            <w:rFonts w:ascii="Times New Roman" w:hAnsi="Times New Roman" w:cs="Times New Roman"/>
            <w:sz w:val="24"/>
            <w:szCs w:val="24"/>
          </w:rPr>
          <w:delInstrText>ADDIN CSL_CITATION {"citationItems":[{"id":"ITEM-1","itemData":{"URL":"https://prism.oregonstate.edu/recent/","accessed":{"date-parts":[["2020","7","3"]]},"author":[{"dropping-particle":"","family":"PRISM","given":"","non-dropping-particle":"","parse-names":false,"suffix":""}],"container-title":"PRISM Climate Group, Oregon State University","id":"ITEM-1","issued":{"date-parts":[["2020"]]},"title":"Recent Years (Jan 1981 - Dec 2019)","type":"webpage"},"uris":["http://www.mendeley.com/documents/?uuid=cfdd2931-4035-3a54-b16a-622e0861d242"]}],"mendeley":{"formattedCitation":"(PRISM 2020)","plainTextFormattedCitation":"(PRISM 2020)","previouslyFormattedCitation":"(PRISM 2020)"},"properties":{"noteIndex":0},"schema":"https://github.com/citation-style-language/schema/raw/master/csl-citation.json"}</w:delInstrText>
        </w:r>
        <w:r w:rsidDel="00EE189A">
          <w:rPr>
            <w:rFonts w:ascii="Times New Roman" w:hAnsi="Times New Roman" w:cs="Times New Roman"/>
            <w:sz w:val="24"/>
            <w:szCs w:val="24"/>
          </w:rPr>
          <w:fldChar w:fldCharType="separate"/>
        </w:r>
        <w:r w:rsidRPr="00EE189A" w:rsidDel="00EE189A">
          <w:rPr>
            <w:rFonts w:ascii="Times New Roman" w:hAnsi="Times New Roman" w:cs="Times New Roman"/>
            <w:noProof/>
            <w:sz w:val="24"/>
            <w:szCs w:val="24"/>
          </w:rPr>
          <w:delText>(PRISM 2020)</w:delText>
        </w:r>
        <w:r w:rsidDel="00EE189A">
          <w:rPr>
            <w:rFonts w:ascii="Times New Roman" w:hAnsi="Times New Roman" w:cs="Times New Roman"/>
            <w:sz w:val="24"/>
            <w:szCs w:val="24"/>
          </w:rPr>
          <w:fldChar w:fldCharType="end"/>
        </w:r>
        <w:r w:rsidDel="00EE189A">
          <w:rPr>
            <w:rFonts w:ascii="Times New Roman" w:hAnsi="Times New Roman" w:cs="Times New Roman"/>
            <w:sz w:val="24"/>
            <w:szCs w:val="24"/>
          </w:rPr>
          <w:delText>, which provides daily measures of precipitation and temperature at a ~30 sec resolution. From within a 10 km radius circle around each suction trap site, we extracted values of daily precipitation (mm) and mean temperature (</w:delText>
        </w:r>
        <w:r w:rsidRPr="00E0085B" w:rsidDel="00EE189A">
          <w:rPr>
            <w:rFonts w:ascii="Times New Roman" w:hAnsi="Times New Roman" w:cs="Times New Roman"/>
            <w:sz w:val="24"/>
            <w:szCs w:val="24"/>
            <w:vertAlign w:val="superscript"/>
          </w:rPr>
          <w:delText>o</w:delText>
        </w:r>
        <w:r w:rsidDel="00EE189A">
          <w:rPr>
            <w:rFonts w:ascii="Times New Roman" w:hAnsi="Times New Roman" w:cs="Times New Roman"/>
            <w:sz w:val="24"/>
            <w:szCs w:val="24"/>
          </w:rPr>
          <w:delText>C</w:delText>
        </w:r>
        <w:r w:rsidR="00C073BA" w:rsidDel="00EE189A">
          <w:rPr>
            <w:rFonts w:ascii="Times New Roman" w:hAnsi="Times New Roman" w:cs="Times New Roman"/>
            <w:sz w:val="24"/>
            <w:szCs w:val="24"/>
          </w:rPr>
          <w:delText>elsius</w:delText>
        </w:r>
        <w:r w:rsidDel="00EE189A">
          <w:rPr>
            <w:rFonts w:ascii="Times New Roman" w:hAnsi="Times New Roman" w:cs="Times New Roman"/>
            <w:sz w:val="24"/>
            <w:szCs w:val="24"/>
          </w:rPr>
          <w:delText xml:space="preserve">). We then calculated seasonal average daily precipitation and mean temperature for the </w:delText>
        </w:r>
        <w:commentRangeStart w:id="163"/>
        <w:r w:rsidDel="00EE189A">
          <w:rPr>
            <w:rFonts w:ascii="Times New Roman" w:hAnsi="Times New Roman" w:cs="Times New Roman"/>
            <w:sz w:val="24"/>
            <w:szCs w:val="24"/>
          </w:rPr>
          <w:delText>spring (March-May), summer (June-August), and autumn (September-November) months</w:delText>
        </w:r>
        <w:commentRangeEnd w:id="163"/>
        <w:r w:rsidR="001F72C3" w:rsidDel="00EE189A">
          <w:rPr>
            <w:rStyle w:val="CommentReference"/>
          </w:rPr>
          <w:commentReference w:id="163"/>
        </w:r>
        <w:r w:rsidDel="00EE189A">
          <w:rPr>
            <w:rFonts w:ascii="Times New Roman" w:hAnsi="Times New Roman" w:cs="Times New Roman"/>
            <w:sz w:val="24"/>
            <w:szCs w:val="24"/>
          </w:rPr>
          <w:delText>.</w:delText>
        </w:r>
        <w:r w:rsidR="00CC2F21" w:rsidDel="00EE189A">
          <w:rPr>
            <w:rFonts w:ascii="Times New Roman" w:hAnsi="Times New Roman" w:cs="Times New Roman"/>
            <w:sz w:val="24"/>
            <w:szCs w:val="24"/>
          </w:rPr>
          <w:delText xml:space="preserve"> </w:delText>
        </w:r>
      </w:del>
      <w:r w:rsidR="00B77AFB">
        <w:rPr>
          <w:rFonts w:ascii="Times New Roman" w:hAnsi="Times New Roman" w:cs="Times New Roman"/>
          <w:sz w:val="24"/>
          <w:szCs w:val="24"/>
        </w:rPr>
        <w:t>Land cover</w:t>
      </w:r>
      <w:r w:rsidR="00B77AFB" w:rsidRPr="00B77AFB">
        <w:rPr>
          <w:rFonts w:ascii="Times New Roman" w:hAnsi="Times New Roman" w:cs="Times New Roman"/>
          <w:sz w:val="24"/>
          <w:szCs w:val="24"/>
        </w:rPr>
        <w:t xml:space="preserve"> data were obtained from the United States Department of Agriculture – National Statistics Service Cropland Data Layer (USDA-NASS 20</w:t>
      </w:r>
      <w:ins w:id="164" w:author="Crossley, Michael" w:date="2023-03-14T09:19:00Z">
        <w:r w:rsidR="00EE189A">
          <w:rPr>
            <w:rFonts w:ascii="Times New Roman" w:hAnsi="Times New Roman" w:cs="Times New Roman"/>
            <w:sz w:val="24"/>
            <w:szCs w:val="24"/>
          </w:rPr>
          <w:t>21</w:t>
        </w:r>
      </w:ins>
      <w:del w:id="165" w:author="Crossley, Michael" w:date="2023-03-14T09:19:00Z">
        <w:r w:rsidR="00B77AFB" w:rsidRPr="00B77AFB" w:rsidDel="00EE189A">
          <w:rPr>
            <w:rFonts w:ascii="Times New Roman" w:hAnsi="Times New Roman" w:cs="Times New Roman"/>
            <w:sz w:val="24"/>
            <w:szCs w:val="24"/>
          </w:rPr>
          <w:delText>18</w:delText>
        </w:r>
      </w:del>
      <w:r w:rsidR="00B77AFB" w:rsidRPr="00B77AFB">
        <w:rPr>
          <w:rFonts w:ascii="Times New Roman" w:hAnsi="Times New Roman" w:cs="Times New Roman"/>
          <w:sz w:val="24"/>
          <w:szCs w:val="24"/>
        </w:rPr>
        <w:t xml:space="preserve">). </w:t>
      </w:r>
      <w:r w:rsidR="00B77AFB">
        <w:rPr>
          <w:rFonts w:ascii="Times New Roman" w:hAnsi="Times New Roman" w:cs="Times New Roman"/>
          <w:sz w:val="24"/>
          <w:szCs w:val="24"/>
        </w:rPr>
        <w:t>Due to their importance as hosts to PLH, we focused on the amount of</w:t>
      </w:r>
      <w:del w:id="166" w:author="Crossley, Michael" w:date="2023-03-14T09:20:00Z">
        <w:r w:rsidR="00B77AFB" w:rsidDel="00E62FC2">
          <w:rPr>
            <w:rFonts w:ascii="Times New Roman" w:hAnsi="Times New Roman" w:cs="Times New Roman"/>
            <w:sz w:val="24"/>
            <w:szCs w:val="24"/>
          </w:rPr>
          <w:delText xml:space="preserve"> </w:delText>
        </w:r>
        <w:r w:rsidR="004379AB" w:rsidDel="00E62FC2">
          <w:rPr>
            <w:rFonts w:ascii="Times New Roman" w:hAnsi="Times New Roman" w:cs="Times New Roman"/>
            <w:sz w:val="24"/>
            <w:szCs w:val="24"/>
          </w:rPr>
          <w:delText>soybean,</w:delText>
        </w:r>
      </w:del>
      <w:r w:rsidR="004379AB">
        <w:rPr>
          <w:rFonts w:ascii="Times New Roman" w:hAnsi="Times New Roman" w:cs="Times New Roman"/>
          <w:sz w:val="24"/>
          <w:szCs w:val="24"/>
        </w:rPr>
        <w:t xml:space="preserve"> </w:t>
      </w:r>
      <w:r w:rsidR="00B77AFB">
        <w:rPr>
          <w:rFonts w:ascii="Times New Roman" w:hAnsi="Times New Roman" w:cs="Times New Roman"/>
          <w:sz w:val="24"/>
          <w:szCs w:val="24"/>
        </w:rPr>
        <w:t>alfalfa</w:t>
      </w:r>
      <w:ins w:id="167" w:author="Crossley, Michael" w:date="2023-03-14T09:20:00Z">
        <w:r w:rsidR="00E62FC2">
          <w:rPr>
            <w:rFonts w:ascii="Times New Roman" w:hAnsi="Times New Roman" w:cs="Times New Roman"/>
            <w:sz w:val="24"/>
            <w:szCs w:val="24"/>
          </w:rPr>
          <w:t>, beans,</w:t>
        </w:r>
      </w:ins>
      <w:r w:rsidR="00B77AFB">
        <w:rPr>
          <w:rFonts w:ascii="Times New Roman" w:hAnsi="Times New Roman" w:cs="Times New Roman"/>
          <w:sz w:val="24"/>
          <w:szCs w:val="24"/>
        </w:rPr>
        <w:t xml:space="preserve"> and potato in the landscape around each suction trap site. </w:t>
      </w:r>
      <w:r w:rsidR="00B77AFB" w:rsidRPr="00B77AFB">
        <w:rPr>
          <w:rFonts w:ascii="Times New Roman" w:hAnsi="Times New Roman" w:cs="Times New Roman"/>
          <w:sz w:val="24"/>
          <w:szCs w:val="24"/>
        </w:rPr>
        <w:t>Proportion</w:t>
      </w:r>
      <w:ins w:id="168" w:author="Crossley, Michael" w:date="2023-03-14T09:20:00Z">
        <w:r w:rsidR="008B0CBB">
          <w:rPr>
            <w:rFonts w:ascii="Times New Roman" w:hAnsi="Times New Roman" w:cs="Times New Roman"/>
            <w:sz w:val="24"/>
            <w:szCs w:val="24"/>
          </w:rPr>
          <w:t>s</w:t>
        </w:r>
      </w:ins>
      <w:r w:rsidR="00B77AFB" w:rsidRPr="00B77AFB">
        <w:rPr>
          <w:rFonts w:ascii="Times New Roman" w:hAnsi="Times New Roman" w:cs="Times New Roman"/>
          <w:sz w:val="24"/>
          <w:szCs w:val="24"/>
        </w:rPr>
        <w:t xml:space="preserve"> </w:t>
      </w:r>
      <w:r w:rsidR="00B77AFB">
        <w:rPr>
          <w:rFonts w:ascii="Times New Roman" w:hAnsi="Times New Roman" w:cs="Times New Roman"/>
          <w:sz w:val="24"/>
          <w:szCs w:val="24"/>
        </w:rPr>
        <w:t>alfalfa</w:t>
      </w:r>
      <w:ins w:id="169" w:author="Crossley, Michael" w:date="2023-03-14T09:22:00Z">
        <w:r w:rsidR="00315F4D">
          <w:rPr>
            <w:rFonts w:ascii="Times New Roman" w:hAnsi="Times New Roman" w:cs="Times New Roman"/>
            <w:sz w:val="24"/>
            <w:szCs w:val="24"/>
          </w:rPr>
          <w:t xml:space="preserve"> (code 36)</w:t>
        </w:r>
      </w:ins>
      <w:ins w:id="170" w:author="Crossley, Michael" w:date="2023-03-14T09:20:00Z">
        <w:r w:rsidR="008B0CBB">
          <w:rPr>
            <w:rFonts w:ascii="Times New Roman" w:hAnsi="Times New Roman" w:cs="Times New Roman"/>
            <w:sz w:val="24"/>
            <w:szCs w:val="24"/>
          </w:rPr>
          <w:t>, beans (</w:t>
        </w:r>
      </w:ins>
      <w:ins w:id="171" w:author="Crossley, Michael" w:date="2023-03-14T09:21:00Z">
        <w:r w:rsidR="00941062">
          <w:rPr>
            <w:rFonts w:ascii="Times New Roman" w:hAnsi="Times New Roman" w:cs="Times New Roman"/>
            <w:sz w:val="24"/>
            <w:szCs w:val="24"/>
          </w:rPr>
          <w:t xml:space="preserve">codes 5, 26, </w:t>
        </w:r>
        <w:r w:rsidR="00941062" w:rsidRPr="00941062">
          <w:rPr>
            <w:rFonts w:ascii="Times New Roman" w:hAnsi="Times New Roman" w:cs="Times New Roman"/>
            <w:sz w:val="24"/>
            <w:szCs w:val="24"/>
          </w:rPr>
          <w:t>42</w:t>
        </w:r>
        <w:r w:rsidR="00941062">
          <w:rPr>
            <w:rFonts w:ascii="Times New Roman" w:hAnsi="Times New Roman" w:cs="Times New Roman"/>
            <w:sz w:val="24"/>
            <w:szCs w:val="24"/>
          </w:rPr>
          <w:t xml:space="preserve">, </w:t>
        </w:r>
        <w:r w:rsidR="00941062" w:rsidRPr="00941062">
          <w:rPr>
            <w:rFonts w:ascii="Times New Roman" w:hAnsi="Times New Roman" w:cs="Times New Roman"/>
            <w:sz w:val="24"/>
            <w:szCs w:val="24"/>
          </w:rPr>
          <w:t>239</w:t>
        </w:r>
        <w:r w:rsidR="00941062">
          <w:rPr>
            <w:rFonts w:ascii="Times New Roman" w:hAnsi="Times New Roman" w:cs="Times New Roman"/>
            <w:sz w:val="24"/>
            <w:szCs w:val="24"/>
          </w:rPr>
          <w:t xml:space="preserve">, </w:t>
        </w:r>
        <w:r w:rsidR="00941062" w:rsidRPr="00941062">
          <w:rPr>
            <w:rFonts w:ascii="Times New Roman" w:hAnsi="Times New Roman" w:cs="Times New Roman"/>
            <w:sz w:val="24"/>
            <w:szCs w:val="24"/>
          </w:rPr>
          <w:t>240</w:t>
        </w:r>
        <w:r w:rsidR="00941062">
          <w:rPr>
            <w:rFonts w:ascii="Times New Roman" w:hAnsi="Times New Roman" w:cs="Times New Roman"/>
            <w:sz w:val="24"/>
            <w:szCs w:val="24"/>
          </w:rPr>
          <w:t xml:space="preserve">, </w:t>
        </w:r>
        <w:r w:rsidR="00941062" w:rsidRPr="00941062">
          <w:rPr>
            <w:rFonts w:ascii="Times New Roman" w:hAnsi="Times New Roman" w:cs="Times New Roman"/>
            <w:sz w:val="24"/>
            <w:szCs w:val="24"/>
          </w:rPr>
          <w:t>241</w:t>
        </w:r>
        <w:r w:rsidR="00941062">
          <w:rPr>
            <w:rFonts w:ascii="Times New Roman" w:hAnsi="Times New Roman" w:cs="Times New Roman"/>
            <w:sz w:val="24"/>
            <w:szCs w:val="24"/>
          </w:rPr>
          <w:t xml:space="preserve">, and </w:t>
        </w:r>
        <w:r w:rsidR="00941062" w:rsidRPr="00941062">
          <w:rPr>
            <w:rFonts w:ascii="Times New Roman" w:hAnsi="Times New Roman" w:cs="Times New Roman"/>
            <w:sz w:val="24"/>
            <w:szCs w:val="24"/>
          </w:rPr>
          <w:t>254</w:t>
        </w:r>
      </w:ins>
      <w:ins w:id="172" w:author="Crossley, Michael" w:date="2023-03-14T09:20:00Z">
        <w:r w:rsidR="008B0CBB">
          <w:rPr>
            <w:rFonts w:ascii="Times New Roman" w:hAnsi="Times New Roman" w:cs="Times New Roman"/>
            <w:sz w:val="24"/>
            <w:szCs w:val="24"/>
          </w:rPr>
          <w:t>),</w:t>
        </w:r>
      </w:ins>
      <w:r w:rsidR="00B77AFB">
        <w:rPr>
          <w:rFonts w:ascii="Times New Roman" w:hAnsi="Times New Roman" w:cs="Times New Roman"/>
          <w:sz w:val="24"/>
          <w:szCs w:val="24"/>
        </w:rPr>
        <w:t xml:space="preserve"> </w:t>
      </w:r>
      <w:del w:id="173" w:author="Crossley, Michael" w:date="2023-03-14T09:20:00Z">
        <w:r w:rsidR="00B77AFB" w:rsidDel="008B0CBB">
          <w:rPr>
            <w:rFonts w:ascii="Times New Roman" w:hAnsi="Times New Roman" w:cs="Times New Roman"/>
            <w:sz w:val="24"/>
            <w:szCs w:val="24"/>
          </w:rPr>
          <w:delText xml:space="preserve">and </w:delText>
        </w:r>
      </w:del>
      <w:ins w:id="174" w:author="Crossley, Michael" w:date="2023-03-14T09:20:00Z">
        <w:r w:rsidR="008B0CBB">
          <w:rPr>
            <w:rFonts w:ascii="Times New Roman" w:hAnsi="Times New Roman" w:cs="Times New Roman"/>
            <w:sz w:val="24"/>
            <w:szCs w:val="24"/>
          </w:rPr>
          <w:t xml:space="preserve">and </w:t>
        </w:r>
      </w:ins>
      <w:del w:id="175" w:author="Crossley, Michael" w:date="2023-03-14T09:20:00Z">
        <w:r w:rsidR="00B77AFB" w:rsidDel="008B0CBB">
          <w:rPr>
            <w:rFonts w:ascii="Times New Roman" w:hAnsi="Times New Roman" w:cs="Times New Roman"/>
            <w:sz w:val="24"/>
            <w:szCs w:val="24"/>
          </w:rPr>
          <w:delText xml:space="preserve">proportion </w:delText>
        </w:r>
      </w:del>
      <w:r w:rsidR="00B77AFB">
        <w:rPr>
          <w:rFonts w:ascii="Times New Roman" w:hAnsi="Times New Roman" w:cs="Times New Roman"/>
          <w:sz w:val="24"/>
          <w:szCs w:val="24"/>
        </w:rPr>
        <w:t>potato</w:t>
      </w:r>
      <w:ins w:id="176" w:author="Crossley, Michael" w:date="2023-03-14T09:22:00Z">
        <w:r w:rsidR="00315F4D">
          <w:rPr>
            <w:rFonts w:ascii="Times New Roman" w:hAnsi="Times New Roman" w:cs="Times New Roman"/>
            <w:sz w:val="24"/>
            <w:szCs w:val="24"/>
          </w:rPr>
          <w:t xml:space="preserve"> (code 43)</w:t>
        </w:r>
      </w:ins>
      <w:r w:rsidR="00B77AFB">
        <w:rPr>
          <w:rFonts w:ascii="Times New Roman" w:hAnsi="Times New Roman" w:cs="Times New Roman"/>
          <w:sz w:val="24"/>
          <w:szCs w:val="24"/>
        </w:rPr>
        <w:t xml:space="preserve"> were </w:t>
      </w:r>
      <w:r w:rsidR="00B77AFB" w:rsidRPr="00B77AFB">
        <w:rPr>
          <w:rFonts w:ascii="Times New Roman" w:hAnsi="Times New Roman" w:cs="Times New Roman"/>
          <w:sz w:val="24"/>
          <w:szCs w:val="24"/>
        </w:rPr>
        <w:t xml:space="preserve">calculated as the number of 30x30 m pixels classified as </w:t>
      </w:r>
      <w:r w:rsidR="00B77AFB">
        <w:rPr>
          <w:rFonts w:ascii="Times New Roman" w:hAnsi="Times New Roman" w:cs="Times New Roman"/>
          <w:sz w:val="24"/>
          <w:szCs w:val="24"/>
        </w:rPr>
        <w:t>alfalfa</w:t>
      </w:r>
      <w:ins w:id="177" w:author="Crossley, Michael" w:date="2023-03-14T09:22:00Z">
        <w:r w:rsidR="00315F4D">
          <w:rPr>
            <w:rFonts w:ascii="Times New Roman" w:hAnsi="Times New Roman" w:cs="Times New Roman"/>
            <w:sz w:val="24"/>
            <w:szCs w:val="24"/>
          </w:rPr>
          <w:t>, beans,</w:t>
        </w:r>
      </w:ins>
      <w:r w:rsidR="00B77AFB">
        <w:rPr>
          <w:rFonts w:ascii="Times New Roman" w:hAnsi="Times New Roman" w:cs="Times New Roman"/>
          <w:sz w:val="24"/>
          <w:szCs w:val="24"/>
        </w:rPr>
        <w:t xml:space="preserve"> or potato, respectively,</w:t>
      </w:r>
      <w:r w:rsidR="00B77AFB" w:rsidRPr="00B77AFB">
        <w:rPr>
          <w:rFonts w:ascii="Times New Roman" w:hAnsi="Times New Roman" w:cs="Times New Roman"/>
          <w:sz w:val="24"/>
          <w:szCs w:val="24"/>
        </w:rPr>
        <w:t xml:space="preserve"> divided by the total number of pixels within </w:t>
      </w:r>
      <w:r w:rsidR="00B77AFB">
        <w:rPr>
          <w:rFonts w:ascii="Times New Roman" w:hAnsi="Times New Roman" w:cs="Times New Roman"/>
          <w:sz w:val="24"/>
          <w:szCs w:val="24"/>
        </w:rPr>
        <w:t>a</w:t>
      </w:r>
      <w:r w:rsidR="00B77AFB" w:rsidRPr="00B77AFB">
        <w:rPr>
          <w:rFonts w:ascii="Times New Roman" w:hAnsi="Times New Roman" w:cs="Times New Roman"/>
          <w:sz w:val="24"/>
          <w:szCs w:val="24"/>
        </w:rPr>
        <w:t xml:space="preserve"> </w:t>
      </w:r>
      <w:r w:rsidR="00B77AFB">
        <w:rPr>
          <w:rFonts w:ascii="Times New Roman" w:hAnsi="Times New Roman" w:cs="Times New Roman"/>
          <w:sz w:val="24"/>
          <w:szCs w:val="24"/>
        </w:rPr>
        <w:t>1</w:t>
      </w:r>
      <w:r w:rsidR="00B77AFB" w:rsidRPr="00B77AFB">
        <w:rPr>
          <w:rFonts w:ascii="Times New Roman" w:hAnsi="Times New Roman" w:cs="Times New Roman"/>
          <w:sz w:val="24"/>
          <w:szCs w:val="24"/>
        </w:rPr>
        <w:t xml:space="preserve"> km </w:t>
      </w:r>
      <w:r w:rsidR="00B77AFB">
        <w:rPr>
          <w:rFonts w:ascii="Times New Roman" w:hAnsi="Times New Roman" w:cs="Times New Roman"/>
          <w:sz w:val="24"/>
          <w:szCs w:val="24"/>
        </w:rPr>
        <w:t>radius</w:t>
      </w:r>
      <w:r w:rsidR="00B77AFB" w:rsidRPr="00B77AFB">
        <w:rPr>
          <w:rFonts w:ascii="Times New Roman" w:hAnsi="Times New Roman" w:cs="Times New Roman"/>
          <w:sz w:val="24"/>
          <w:szCs w:val="24"/>
        </w:rPr>
        <w:t xml:space="preserve"> </w:t>
      </w:r>
      <w:r w:rsidR="00B77AFB">
        <w:rPr>
          <w:rFonts w:ascii="Times New Roman" w:hAnsi="Times New Roman" w:cs="Times New Roman"/>
          <w:sz w:val="24"/>
          <w:szCs w:val="24"/>
        </w:rPr>
        <w:t xml:space="preserve">circle around the suction trap site. </w:t>
      </w:r>
      <w:r w:rsidR="00CC2F21">
        <w:rPr>
          <w:rFonts w:ascii="Times New Roman" w:hAnsi="Times New Roman" w:cs="Times New Roman"/>
          <w:sz w:val="24"/>
          <w:szCs w:val="24"/>
        </w:rPr>
        <w:t xml:space="preserve">We used functions available in the ‘raster’, ‘rgdal’, and ‘rgeos’ R packages to curate all spatial data </w:t>
      </w:r>
      <w:commentRangeStart w:id="178"/>
      <w:commentRangeStart w:id="179"/>
      <w:r w:rsidR="00CC2F21">
        <w:rPr>
          <w:rFonts w:ascii="Times New Roman" w:hAnsi="Times New Roman" w:cs="Times New Roman"/>
          <w:sz w:val="24"/>
          <w:szCs w:val="24"/>
        </w:rPr>
        <w:fldChar w:fldCharType="begin" w:fldLock="1"/>
      </w:r>
      <w:ins w:id="180" w:author="Crossley, Michael" w:date="2023-03-14T09:25:00Z">
        <w:r w:rsidR="00062CEF">
          <w:rPr>
            <w:rFonts w:ascii="Times New Roman" w:hAnsi="Times New Roman" w:cs="Times New Roman"/>
            <w:sz w:val="24"/>
            <w:szCs w:val="24"/>
          </w:rPr>
          <w:instrText>ADDIN CSL_CITATION {"citationItems":[{"id":"ITEM-1","itemData":{"author":[{"dropping-particle":"","family":"Bivand","given":"Roger","non-dropping-particle":"","parse-names":false,"suffix":""},{"dropping-particle":"","family":"Rundel","given":"Colin","non-dropping-particle":"","parse-names":false,"suffix":""}],"id":"ITEM-1","issued":{"date-parts":[["2020"]]},"title":"rgeos: Interface to Geometry Engine - Open Source ('GEOS')","type":"article"},"uris":["http://www.mendeley.com/documents/?uuid=7693bbea-a841-4a6d-adba-3b810ca0260e","http://www.mendeley.com/documents/?uuid=6245330b-48a3-4abb-93a8-be3374047a85"]},{"id":"ITEM-2","itemData":{"author":[{"dropping-particle":"","family":"Bivand","given":"Roger","non-dropping-particle":"","parse-names":false,"suffix":""},{"dropping-particle":"","family":"Keitt","given":"Tim","non-dropping-particle":"","parse-names":false,"suffix":""},{"dropping-particle":"","family":"Rowlingson","given":"Barry","non-dropping-particle":"","parse-names":false,"suffix":""}],"id":"ITEM-2","issued":{"date-parts":[["2020"]]},"title":"rgdal: Bindings for the 'Geospatial' Data Abstraction Library","type":"article"},"uris":["http://www.mendeley.com/documents/?uuid=c0df8a64-eeb4-442b-acff-0cf110adf6fb","http://www.mendeley.com/documents/?uuid=b22c7963-13d3-4ae3-b7d2-500b08faecc2"]},{"id":"ITEM-3","itemData":{"author":[{"dropping-particle":"","family":"Hijmans","given":"R.J.","non-dropping-particle":"","parse-names":false,"suffix":""}],"container-title":"R package version 3.3-13","id":"ITEM-3","issued":{"date-parts":[["2020"]]},"title":"raster: Geographic Data Analysis and Modeling","type":"webpage"},"uris":["http://www.mendeley.com/documents/?uuid=0c7553e3-580f-44b7-bc55-32ea62212cdf","http://www.mendeley.com/documents/?uuid=0fb3c785-3db6-4522-8bab-a7b7c78082b0"]}],"mendeley":{"formattedCitation":"(Bivand and Rundel 2020, Bivand et al. 2020, Hijmans 2020)","manualFormatting":"(Bivand and Rundel 2021, Bivand et al. 2021, Hijmans 2022)","plainTextFormattedCitation":"(Bivand and Rundel 2020, Bivand et al. 2020, Hijmans 2020)","previouslyFormattedCitation":"(Bivand and Rundel 2020, Bivand et al. 2020, Hijmans 2020)"},"properties":{"noteIndex":0},"schema":"https://github.com/citation-style-language/schema/raw/master/csl-citation.json"}</w:instrText>
        </w:r>
      </w:ins>
      <w:del w:id="181" w:author="Crossley, Michael" w:date="2023-03-14T09:25:00Z">
        <w:r w:rsidR="00CC2F21" w:rsidDel="00062CEF">
          <w:rPr>
            <w:rFonts w:ascii="Times New Roman" w:hAnsi="Times New Roman" w:cs="Times New Roman"/>
            <w:sz w:val="24"/>
            <w:szCs w:val="24"/>
          </w:rPr>
          <w:delInstrText>ADDIN CSL_CITATION {"citationItems":[{"id":"ITEM-1","itemData":{"author":[{"dropping-particle":"","family":"Bivand","given":"Roger","non-dropping-particle":"","parse-names":false,"suffix":""},{"dropping-particle":"","family":"Rundel","given":"Colin","non-dropping-particle":"","parse-names":false,"suffix":""}],"id":"ITEM-1","issued":{"date-parts":[["2020"]]},"note":"R package version 0.5-5","title":"rgeos: Interface to Geometry Engine - Open Source ('GEOS')","type":"article"},"uris":["http://www.mendeley.com/documents/?uuid=7693bbea-a841-4a6d-adba-3b810ca0260e"]},{"id":"ITEM-2","itemData":{"author":[{"dropping-particle":"","family":"Bivand","given":"Roger","non-dropping-particle":"","parse-names":false,"suffix":""},{"dropping-particle":"","family":"Keitt","given":"Tim","non-dropping-particle":"","parse-names":false,"suffix":""},{"dropping-particle":"","family":"Rowlingson","given":"Barry","non-dropping-particle":"","parse-names":false,"suffix":""}],"id":"ITEM-2","issued":{"date-parts":[["2020"]]},"note":"R package version 1.5-18","title":"rgdal: Bindings for the 'Geospatial' Data Abstraction Library","type":"article"},"uris":["http://www.mendeley.com/documents/?uuid=c0df8a64-eeb4-442b-acff-0cf110adf6fb"]},{"id":"ITEM-3","itemData":{"URL":"https://cran.r-project.org/package=raster","author":[{"dropping-particle":"","family":"Hijmans","given":"R.J.","non-dropping-particle":"","parse-names":false,"suffix":""}],"container-title":"R package version 3.3-13","id":"ITEM-3","issued":{"date-parts":[["2020"]]},"title":"raster: Geographic Data Analysis and Modeling","type":"webpage"},"uris":["http://www.mendeley.com/documents/?uuid=0c7553e3-580f-44b7-bc55-32ea62212cdf"]}],"mendeley":{"formattedCitation":"(Bivand and Rundel 2020, Bivand et al. 2020, Hijmans 2020)","plainTextFormattedCitation":"(Bivand and Rundel 2020, Bivand et al. 2020, Hijmans 2020)","previouslyFormattedCitation":"(Bivand and Rundel 2020, Bivand et al. 2020, Hijmans 2020)"},"properties":{"noteIndex":0},"schema":"https://github.com/citation-style-language/schema/raw/master/csl-citation.json"}</w:delInstrText>
        </w:r>
      </w:del>
      <w:r w:rsidR="00CC2F21">
        <w:rPr>
          <w:rFonts w:ascii="Times New Roman" w:hAnsi="Times New Roman" w:cs="Times New Roman"/>
          <w:sz w:val="24"/>
          <w:szCs w:val="24"/>
        </w:rPr>
        <w:fldChar w:fldCharType="separate"/>
      </w:r>
      <w:r w:rsidR="00CC2F21" w:rsidRPr="005D007A">
        <w:rPr>
          <w:rFonts w:ascii="Times New Roman" w:hAnsi="Times New Roman" w:cs="Times New Roman"/>
          <w:noProof/>
          <w:sz w:val="24"/>
          <w:szCs w:val="24"/>
        </w:rPr>
        <w:t>(Bivand and Rundel 202</w:t>
      </w:r>
      <w:ins w:id="182" w:author="Crossley, Michael" w:date="2023-03-14T09:24:00Z">
        <w:r w:rsidR="003612C9">
          <w:rPr>
            <w:rFonts w:ascii="Times New Roman" w:hAnsi="Times New Roman" w:cs="Times New Roman"/>
            <w:noProof/>
            <w:sz w:val="24"/>
            <w:szCs w:val="24"/>
          </w:rPr>
          <w:t>1</w:t>
        </w:r>
      </w:ins>
      <w:del w:id="183" w:author="Crossley, Michael" w:date="2023-03-14T09:24:00Z">
        <w:r w:rsidR="00CC2F21" w:rsidRPr="005D007A" w:rsidDel="003612C9">
          <w:rPr>
            <w:rFonts w:ascii="Times New Roman" w:hAnsi="Times New Roman" w:cs="Times New Roman"/>
            <w:noProof/>
            <w:sz w:val="24"/>
            <w:szCs w:val="24"/>
          </w:rPr>
          <w:delText>0</w:delText>
        </w:r>
      </w:del>
      <w:r w:rsidR="00CC2F21" w:rsidRPr="005D007A">
        <w:rPr>
          <w:rFonts w:ascii="Times New Roman" w:hAnsi="Times New Roman" w:cs="Times New Roman"/>
          <w:noProof/>
          <w:sz w:val="24"/>
          <w:szCs w:val="24"/>
        </w:rPr>
        <w:t>, Bivand et al. 202</w:t>
      </w:r>
      <w:ins w:id="184" w:author="Crossley, Michael" w:date="2023-03-14T09:24:00Z">
        <w:r w:rsidR="003612C9">
          <w:rPr>
            <w:rFonts w:ascii="Times New Roman" w:hAnsi="Times New Roman" w:cs="Times New Roman"/>
            <w:noProof/>
            <w:sz w:val="24"/>
            <w:szCs w:val="24"/>
          </w:rPr>
          <w:t>1</w:t>
        </w:r>
      </w:ins>
      <w:del w:id="185" w:author="Crossley, Michael" w:date="2023-03-14T09:24:00Z">
        <w:r w:rsidR="00CC2F21" w:rsidRPr="005D007A" w:rsidDel="003612C9">
          <w:rPr>
            <w:rFonts w:ascii="Times New Roman" w:hAnsi="Times New Roman" w:cs="Times New Roman"/>
            <w:noProof/>
            <w:sz w:val="24"/>
            <w:szCs w:val="24"/>
          </w:rPr>
          <w:delText>0</w:delText>
        </w:r>
      </w:del>
      <w:r w:rsidR="00CC2F21" w:rsidRPr="005D007A">
        <w:rPr>
          <w:rFonts w:ascii="Times New Roman" w:hAnsi="Times New Roman" w:cs="Times New Roman"/>
          <w:noProof/>
          <w:sz w:val="24"/>
          <w:szCs w:val="24"/>
        </w:rPr>
        <w:t>, Hijmans 202</w:t>
      </w:r>
      <w:ins w:id="186" w:author="Crossley, Michael" w:date="2023-03-14T09:24:00Z">
        <w:r w:rsidR="003612C9">
          <w:rPr>
            <w:rFonts w:ascii="Times New Roman" w:hAnsi="Times New Roman" w:cs="Times New Roman"/>
            <w:noProof/>
            <w:sz w:val="24"/>
            <w:szCs w:val="24"/>
          </w:rPr>
          <w:t>2</w:t>
        </w:r>
      </w:ins>
      <w:del w:id="187" w:author="Crossley, Michael" w:date="2023-03-14T09:24:00Z">
        <w:r w:rsidR="00CC2F21" w:rsidRPr="005D007A" w:rsidDel="003612C9">
          <w:rPr>
            <w:rFonts w:ascii="Times New Roman" w:hAnsi="Times New Roman" w:cs="Times New Roman"/>
            <w:noProof/>
            <w:sz w:val="24"/>
            <w:szCs w:val="24"/>
          </w:rPr>
          <w:delText>0</w:delText>
        </w:r>
      </w:del>
      <w:r w:rsidR="00CC2F21" w:rsidRPr="005D007A">
        <w:rPr>
          <w:rFonts w:ascii="Times New Roman" w:hAnsi="Times New Roman" w:cs="Times New Roman"/>
          <w:noProof/>
          <w:sz w:val="24"/>
          <w:szCs w:val="24"/>
        </w:rPr>
        <w:t>)</w:t>
      </w:r>
      <w:r w:rsidR="00CC2F21">
        <w:rPr>
          <w:rFonts w:ascii="Times New Roman" w:hAnsi="Times New Roman" w:cs="Times New Roman"/>
          <w:sz w:val="24"/>
          <w:szCs w:val="24"/>
        </w:rPr>
        <w:fldChar w:fldCharType="end"/>
      </w:r>
      <w:commentRangeEnd w:id="178"/>
      <w:r w:rsidR="00D24B15">
        <w:rPr>
          <w:rStyle w:val="CommentReference"/>
        </w:rPr>
        <w:commentReference w:id="178"/>
      </w:r>
      <w:commentRangeEnd w:id="179"/>
      <w:r w:rsidR="009E33F0">
        <w:rPr>
          <w:rStyle w:val="CommentReference"/>
        </w:rPr>
        <w:commentReference w:id="179"/>
      </w:r>
      <w:r w:rsidR="00CC2F21">
        <w:rPr>
          <w:rFonts w:ascii="Times New Roman" w:hAnsi="Times New Roman" w:cs="Times New Roman"/>
          <w:sz w:val="24"/>
          <w:szCs w:val="24"/>
        </w:rPr>
        <w:t>.</w:t>
      </w:r>
      <w:r w:rsidR="00AC0C0E">
        <w:rPr>
          <w:rFonts w:ascii="Times New Roman" w:hAnsi="Times New Roman" w:cs="Times New Roman"/>
          <w:sz w:val="24"/>
          <w:szCs w:val="24"/>
        </w:rPr>
        <w:t xml:space="preserve"> Environmental covariates were visualized using the R package ‘tmap’</w:t>
      </w:r>
      <w:ins w:id="188" w:author="Crossley, Michael" w:date="2023-03-14T09:25:00Z">
        <w:r w:rsidR="00062CEF">
          <w:rPr>
            <w:rFonts w:ascii="Times New Roman" w:hAnsi="Times New Roman" w:cs="Times New Roman"/>
            <w:sz w:val="24"/>
            <w:szCs w:val="24"/>
          </w:rPr>
          <w:t xml:space="preserve"> (</w:t>
        </w:r>
      </w:ins>
      <w:commentRangeStart w:id="189"/>
      <w:ins w:id="190" w:author="Crossley, Michael" w:date="2023-03-14T09:26:00Z">
        <w:r w:rsidR="00062CEF">
          <w:rPr>
            <w:rFonts w:ascii="Times New Roman" w:hAnsi="Times New Roman" w:cs="Times New Roman"/>
            <w:sz w:val="24"/>
            <w:szCs w:val="24"/>
          </w:rPr>
          <w:t xml:space="preserve">Tennekes </w:t>
        </w:r>
        <w:r w:rsidR="004836A2">
          <w:rPr>
            <w:rFonts w:ascii="Times New Roman" w:hAnsi="Times New Roman" w:cs="Times New Roman"/>
            <w:sz w:val="24"/>
            <w:szCs w:val="24"/>
          </w:rPr>
          <w:t>2018</w:t>
        </w:r>
        <w:commentRangeEnd w:id="189"/>
        <w:r w:rsidR="004836A2">
          <w:rPr>
            <w:rStyle w:val="CommentReference"/>
          </w:rPr>
          <w:commentReference w:id="189"/>
        </w:r>
      </w:ins>
      <w:ins w:id="191" w:author="Crossley, Michael" w:date="2023-03-14T09:25:00Z">
        <w:r w:rsidR="00062CEF">
          <w:rPr>
            <w:rFonts w:ascii="Times New Roman" w:hAnsi="Times New Roman" w:cs="Times New Roman"/>
            <w:sz w:val="24"/>
            <w:szCs w:val="24"/>
          </w:rPr>
          <w:t>)</w:t>
        </w:r>
      </w:ins>
      <w:r w:rsidR="00AC0C0E">
        <w:rPr>
          <w:rFonts w:ascii="Times New Roman" w:hAnsi="Times New Roman" w:cs="Times New Roman"/>
          <w:sz w:val="24"/>
          <w:szCs w:val="24"/>
        </w:rPr>
        <w:t>.</w:t>
      </w:r>
      <w:del w:id="192" w:author="Crossley, Michael" w:date="2023-03-14T09:26:00Z">
        <w:r w:rsidR="00AC0C0E" w:rsidDel="004836A2">
          <w:rPr>
            <w:rFonts w:ascii="Times New Roman" w:hAnsi="Times New Roman" w:cs="Times New Roman"/>
            <w:sz w:val="24"/>
            <w:szCs w:val="24"/>
          </w:rPr>
          <w:delText xml:space="preserve"> </w:delText>
        </w:r>
        <w:r w:rsidR="00AC0C0E" w:rsidRPr="00647671" w:rsidDel="004836A2">
          <w:rPr>
            <w:rFonts w:ascii="Times New Roman" w:hAnsi="Times New Roman" w:cs="Times New Roman"/>
            <w:sz w:val="24"/>
            <w:szCs w:val="24"/>
          </w:rPr>
          <w:delText>Maps depicting</w:delText>
        </w:r>
        <w:r w:rsidR="00AC0C0E" w:rsidDel="004836A2">
          <w:rPr>
            <w:rFonts w:ascii="Times New Roman" w:hAnsi="Times New Roman" w:cs="Times New Roman"/>
            <w:sz w:val="24"/>
            <w:szCs w:val="24"/>
          </w:rPr>
          <w:delText xml:space="preserve"> </w:delText>
        </w:r>
        <w:r w:rsidR="00B77AFB" w:rsidDel="004836A2">
          <w:rPr>
            <w:rFonts w:ascii="Times New Roman" w:hAnsi="Times New Roman" w:cs="Times New Roman"/>
            <w:sz w:val="24"/>
            <w:szCs w:val="24"/>
          </w:rPr>
          <w:delText>climate and land cover</w:delText>
        </w:r>
        <w:r w:rsidR="00AC0C0E" w:rsidRPr="00647671" w:rsidDel="004836A2">
          <w:rPr>
            <w:rFonts w:ascii="Times New Roman" w:hAnsi="Times New Roman" w:cs="Times New Roman"/>
            <w:sz w:val="24"/>
            <w:szCs w:val="24"/>
          </w:rPr>
          <w:delText xml:space="preserve"> covariates across </w:delText>
        </w:r>
        <w:r w:rsidR="00AC0C0E" w:rsidDel="004836A2">
          <w:rPr>
            <w:rFonts w:ascii="Times New Roman" w:hAnsi="Times New Roman" w:cs="Times New Roman"/>
            <w:sz w:val="24"/>
            <w:szCs w:val="24"/>
          </w:rPr>
          <w:delText>sites</w:delText>
        </w:r>
        <w:r w:rsidR="00AC0C0E" w:rsidRPr="00647671" w:rsidDel="004836A2">
          <w:rPr>
            <w:rFonts w:ascii="Times New Roman" w:hAnsi="Times New Roman" w:cs="Times New Roman"/>
            <w:sz w:val="24"/>
            <w:szCs w:val="24"/>
          </w:rPr>
          <w:delText xml:space="preserve"> are provided in </w:delText>
        </w:r>
        <w:r w:rsidR="0075754A" w:rsidDel="004836A2">
          <w:rPr>
            <w:rFonts w:ascii="Times New Roman" w:hAnsi="Times New Roman" w:cs="Times New Roman"/>
            <w:sz w:val="24"/>
            <w:szCs w:val="24"/>
          </w:rPr>
          <w:delText xml:space="preserve">Supplementary </w:delText>
        </w:r>
        <w:r w:rsidR="00AC0C0E" w:rsidDel="004836A2">
          <w:rPr>
            <w:rFonts w:ascii="Times New Roman" w:hAnsi="Times New Roman" w:cs="Times New Roman"/>
            <w:sz w:val="24"/>
            <w:szCs w:val="24"/>
          </w:rPr>
          <w:delText>Figure</w:delText>
        </w:r>
        <w:r w:rsidR="0075754A" w:rsidDel="004836A2">
          <w:rPr>
            <w:rFonts w:ascii="Times New Roman" w:hAnsi="Times New Roman" w:cs="Times New Roman"/>
            <w:sz w:val="24"/>
            <w:szCs w:val="24"/>
          </w:rPr>
          <w:delText>s 1-</w:delText>
        </w:r>
        <w:r w:rsidR="00B77AFB" w:rsidDel="004836A2">
          <w:rPr>
            <w:rFonts w:ascii="Times New Roman" w:hAnsi="Times New Roman" w:cs="Times New Roman"/>
            <w:sz w:val="24"/>
            <w:szCs w:val="24"/>
          </w:rPr>
          <w:delText>3</w:delText>
        </w:r>
        <w:r w:rsidR="00AC0C0E" w:rsidDel="004836A2">
          <w:rPr>
            <w:rFonts w:ascii="Times New Roman" w:hAnsi="Times New Roman" w:cs="Times New Roman"/>
            <w:sz w:val="24"/>
            <w:szCs w:val="24"/>
          </w:rPr>
          <w:delText>.</w:delText>
        </w:r>
        <w:r w:rsidR="00B77AFB" w:rsidDel="004836A2">
          <w:rPr>
            <w:rFonts w:ascii="Times New Roman" w:hAnsi="Times New Roman" w:cs="Times New Roman"/>
            <w:sz w:val="24"/>
            <w:szCs w:val="24"/>
          </w:rPr>
          <w:delText xml:space="preserve"> </w:delText>
        </w:r>
        <w:commentRangeEnd w:id="161"/>
        <w:r w:rsidR="004C595D" w:rsidDel="004836A2">
          <w:rPr>
            <w:rStyle w:val="CommentReference"/>
          </w:rPr>
          <w:commentReference w:id="161"/>
        </w:r>
      </w:del>
    </w:p>
    <w:p w14:paraId="01355D0C" w14:textId="4B89ECB2" w:rsidR="00DB01B0" w:rsidRPr="00EF238A" w:rsidRDefault="00DB01B0" w:rsidP="006651DE">
      <w:pPr>
        <w:spacing w:after="0" w:line="480" w:lineRule="auto"/>
        <w:rPr>
          <w:rFonts w:ascii="Times New Roman" w:hAnsi="Times New Roman" w:cs="Times New Roman"/>
          <w:sz w:val="24"/>
          <w:szCs w:val="24"/>
        </w:rPr>
      </w:pPr>
    </w:p>
    <w:p w14:paraId="160A9099" w14:textId="36D6B1F2" w:rsidR="00B07BA7" w:rsidRDefault="00A40631" w:rsidP="006651DE">
      <w:pPr>
        <w:spacing w:after="0" w:line="480" w:lineRule="auto"/>
        <w:rPr>
          <w:rFonts w:ascii="Times New Roman" w:hAnsi="Times New Roman" w:cs="Times New Roman"/>
          <w:i/>
          <w:iCs/>
          <w:sz w:val="24"/>
          <w:szCs w:val="24"/>
        </w:rPr>
      </w:pPr>
      <w:r w:rsidRPr="00E0085B">
        <w:rPr>
          <w:rFonts w:ascii="Times New Roman" w:hAnsi="Times New Roman" w:cs="Times New Roman"/>
          <w:i/>
          <w:iCs/>
          <w:sz w:val="24"/>
          <w:szCs w:val="24"/>
        </w:rPr>
        <w:t xml:space="preserve">Statistical </w:t>
      </w:r>
      <w:r w:rsidR="00B07BA7" w:rsidRPr="00E0085B">
        <w:rPr>
          <w:rFonts w:ascii="Times New Roman" w:hAnsi="Times New Roman" w:cs="Times New Roman"/>
          <w:i/>
          <w:iCs/>
          <w:sz w:val="24"/>
          <w:szCs w:val="24"/>
        </w:rPr>
        <w:t>analysis</w:t>
      </w:r>
    </w:p>
    <w:p w14:paraId="53D19658" w14:textId="502EF035" w:rsidR="00C039D7" w:rsidDel="00342045" w:rsidRDefault="00423AE5" w:rsidP="00342045">
      <w:pPr>
        <w:spacing w:after="0" w:line="480" w:lineRule="auto"/>
        <w:rPr>
          <w:del w:id="193" w:author="Crossley, Michael" w:date="2023-03-14T09:58:00Z"/>
          <w:moveTo w:id="194" w:author="Crossley, Michael" w:date="2023-03-14T09:48:00Z"/>
          <w:rFonts w:ascii="Times New Roman" w:hAnsi="Times New Roman" w:cs="Times New Roman"/>
          <w:sz w:val="24"/>
          <w:szCs w:val="24"/>
        </w:rPr>
        <w:pPrChange w:id="195" w:author="Crossley, Michael" w:date="2023-03-14T09:58:00Z">
          <w:pPr>
            <w:spacing w:line="480" w:lineRule="auto"/>
            <w:ind w:firstLine="720"/>
          </w:pPr>
        </w:pPrChange>
      </w:pPr>
      <w:ins w:id="196" w:author="Crossley, Michael" w:date="2023-03-14T09:28:00Z">
        <w:r>
          <w:rPr>
            <w:rFonts w:ascii="Times New Roman" w:hAnsi="Times New Roman" w:cs="Times New Roman"/>
            <w:sz w:val="24"/>
            <w:szCs w:val="24"/>
          </w:rPr>
          <w:t xml:space="preserve">We </w:t>
        </w:r>
      </w:ins>
      <w:ins w:id="197" w:author="Crossley, Michael" w:date="2023-03-14T09:33:00Z">
        <w:r w:rsidR="002666D7">
          <w:rPr>
            <w:rFonts w:ascii="Times New Roman" w:hAnsi="Times New Roman" w:cs="Times New Roman"/>
            <w:sz w:val="24"/>
            <w:szCs w:val="24"/>
          </w:rPr>
          <w:t xml:space="preserve">modeled </w:t>
        </w:r>
        <w:r w:rsidR="000052D1">
          <w:rPr>
            <w:rFonts w:ascii="Times New Roman" w:hAnsi="Times New Roman" w:cs="Times New Roman"/>
            <w:sz w:val="24"/>
            <w:szCs w:val="24"/>
          </w:rPr>
          <w:t>aggregate PLH activity-density, day of first detection, and day of last detection using</w:t>
        </w:r>
      </w:ins>
      <w:ins w:id="198" w:author="Crossley, Michael" w:date="2023-03-14T09:39:00Z">
        <w:r w:rsidR="00ED76EB">
          <w:rPr>
            <w:rFonts w:ascii="Times New Roman" w:hAnsi="Times New Roman" w:cs="Times New Roman"/>
            <w:sz w:val="24"/>
            <w:szCs w:val="24"/>
          </w:rPr>
          <w:t xml:space="preserve"> generalized linear models that in</w:t>
        </w:r>
      </w:ins>
      <w:ins w:id="199" w:author="Crossley, Michael" w:date="2023-03-14T09:40:00Z">
        <w:r w:rsidR="00ED76EB">
          <w:rPr>
            <w:rFonts w:ascii="Times New Roman" w:hAnsi="Times New Roman" w:cs="Times New Roman"/>
            <w:sz w:val="24"/>
            <w:szCs w:val="24"/>
          </w:rPr>
          <w:t>c</w:t>
        </w:r>
      </w:ins>
      <w:ins w:id="200" w:author="Crossley, Michael" w:date="2023-03-14T09:39:00Z">
        <w:r w:rsidR="00ED76EB">
          <w:rPr>
            <w:rFonts w:ascii="Times New Roman" w:hAnsi="Times New Roman" w:cs="Times New Roman"/>
            <w:sz w:val="24"/>
            <w:szCs w:val="24"/>
          </w:rPr>
          <w:t>luded</w:t>
        </w:r>
      </w:ins>
      <w:ins w:id="201" w:author="Crossley, Michael" w:date="2023-03-14T09:33:00Z">
        <w:r w:rsidR="000052D1">
          <w:rPr>
            <w:rFonts w:ascii="Times New Roman" w:hAnsi="Times New Roman" w:cs="Times New Roman"/>
            <w:sz w:val="24"/>
            <w:szCs w:val="24"/>
          </w:rPr>
          <w:t xml:space="preserve"> the same </w:t>
        </w:r>
      </w:ins>
      <w:ins w:id="202" w:author="Crossley, Michael" w:date="2023-03-14T09:39:00Z">
        <w:r w:rsidR="00ED76EB">
          <w:rPr>
            <w:rFonts w:ascii="Times New Roman" w:hAnsi="Times New Roman" w:cs="Times New Roman"/>
            <w:sz w:val="24"/>
            <w:szCs w:val="24"/>
          </w:rPr>
          <w:t>set of covariates</w:t>
        </w:r>
      </w:ins>
      <w:ins w:id="203" w:author="Crossley, Michael" w:date="2023-03-14T09:34:00Z">
        <w:r w:rsidR="000052D1">
          <w:rPr>
            <w:rFonts w:ascii="Times New Roman" w:hAnsi="Times New Roman" w:cs="Times New Roman"/>
            <w:sz w:val="24"/>
            <w:szCs w:val="24"/>
          </w:rPr>
          <w:t>. The</w:t>
        </w:r>
      </w:ins>
      <w:ins w:id="204" w:author="Crossley, Michael" w:date="2023-03-14T09:40:00Z">
        <w:r w:rsidR="00ED76EB">
          <w:rPr>
            <w:rFonts w:ascii="Times New Roman" w:hAnsi="Times New Roman" w:cs="Times New Roman"/>
            <w:sz w:val="24"/>
            <w:szCs w:val="24"/>
          </w:rPr>
          <w:t>se</w:t>
        </w:r>
      </w:ins>
      <w:ins w:id="205" w:author="Crossley, Michael" w:date="2023-03-14T09:34:00Z">
        <w:r w:rsidR="000052D1">
          <w:rPr>
            <w:rFonts w:ascii="Times New Roman" w:hAnsi="Times New Roman" w:cs="Times New Roman"/>
            <w:sz w:val="24"/>
            <w:szCs w:val="24"/>
          </w:rPr>
          <w:t xml:space="preserve"> </w:t>
        </w:r>
      </w:ins>
      <w:ins w:id="206" w:author="Crossley, Michael" w:date="2023-03-14T09:40:00Z">
        <w:r w:rsidR="00ED76EB">
          <w:rPr>
            <w:rFonts w:ascii="Times New Roman" w:hAnsi="Times New Roman" w:cs="Times New Roman"/>
            <w:sz w:val="24"/>
            <w:szCs w:val="24"/>
          </w:rPr>
          <w:t>models</w:t>
        </w:r>
      </w:ins>
      <w:ins w:id="207" w:author="Crossley, Michael" w:date="2023-03-14T09:34:00Z">
        <w:r w:rsidR="005B10BE">
          <w:rPr>
            <w:rFonts w:ascii="Times New Roman" w:hAnsi="Times New Roman" w:cs="Times New Roman"/>
            <w:sz w:val="24"/>
            <w:szCs w:val="24"/>
          </w:rPr>
          <w:t xml:space="preserve"> included fixed effects of year, </w:t>
        </w:r>
      </w:ins>
      <w:ins w:id="208" w:author="Crossley, Michael" w:date="2023-03-14T09:44:00Z">
        <w:r w:rsidR="00546C3B">
          <w:rPr>
            <w:rFonts w:ascii="Times New Roman" w:hAnsi="Times New Roman" w:cs="Times New Roman"/>
            <w:sz w:val="24"/>
            <w:szCs w:val="24"/>
          </w:rPr>
          <w:t>number of weeks sampled</w:t>
        </w:r>
      </w:ins>
      <w:ins w:id="209" w:author="Crossley, Michael" w:date="2023-03-14T09:45:00Z">
        <w:r w:rsidR="0011654D">
          <w:rPr>
            <w:rFonts w:ascii="Times New Roman" w:hAnsi="Times New Roman" w:cs="Times New Roman"/>
            <w:sz w:val="24"/>
            <w:szCs w:val="24"/>
          </w:rPr>
          <w:t xml:space="preserve"> (ranged from 16 to 23)</w:t>
        </w:r>
      </w:ins>
      <w:ins w:id="210" w:author="Crossley, Michael" w:date="2023-03-14T09:44:00Z">
        <w:r w:rsidR="00546C3B">
          <w:rPr>
            <w:rFonts w:ascii="Times New Roman" w:hAnsi="Times New Roman" w:cs="Times New Roman"/>
            <w:sz w:val="24"/>
            <w:szCs w:val="24"/>
          </w:rPr>
          <w:t xml:space="preserve">, </w:t>
        </w:r>
      </w:ins>
      <w:ins w:id="211" w:author="Crossley, Michael" w:date="2023-03-14T09:34:00Z">
        <w:r w:rsidR="005B10BE">
          <w:rPr>
            <w:rFonts w:ascii="Times New Roman" w:hAnsi="Times New Roman" w:cs="Times New Roman"/>
            <w:sz w:val="24"/>
            <w:szCs w:val="24"/>
          </w:rPr>
          <w:t xml:space="preserve">latitude, </w:t>
        </w:r>
      </w:ins>
      <w:ins w:id="212" w:author="Crossley, Michael" w:date="2023-03-14T09:35:00Z">
        <w:r w:rsidR="00484AFD">
          <w:rPr>
            <w:rFonts w:ascii="Times New Roman" w:hAnsi="Times New Roman" w:cs="Times New Roman"/>
            <w:sz w:val="24"/>
            <w:szCs w:val="24"/>
          </w:rPr>
          <w:t>proportion alfalfa, proportion beans, and proportion potato</w:t>
        </w:r>
        <w:r w:rsidR="007D5023">
          <w:rPr>
            <w:rFonts w:ascii="Times New Roman" w:hAnsi="Times New Roman" w:cs="Times New Roman"/>
            <w:sz w:val="24"/>
            <w:szCs w:val="24"/>
          </w:rPr>
          <w:t>.</w:t>
        </w:r>
      </w:ins>
      <w:ins w:id="213" w:author="Crossley, Michael" w:date="2023-03-14T09:39:00Z">
        <w:r w:rsidR="00ED76EB">
          <w:rPr>
            <w:rFonts w:ascii="Times New Roman" w:hAnsi="Times New Roman" w:cs="Times New Roman"/>
            <w:sz w:val="24"/>
            <w:szCs w:val="24"/>
          </w:rPr>
          <w:t xml:space="preserve"> </w:t>
        </w:r>
      </w:ins>
      <w:ins w:id="214" w:author="Crossley, Michael" w:date="2023-03-14T09:41:00Z">
        <w:r w:rsidR="007D21C7">
          <w:rPr>
            <w:rFonts w:ascii="Times New Roman" w:hAnsi="Times New Roman" w:cs="Times New Roman"/>
            <w:sz w:val="24"/>
            <w:szCs w:val="24"/>
          </w:rPr>
          <w:t>The aggregate PLH activity-density model included a negative binomial error structure (family=‘nbinom2’</w:t>
        </w:r>
      </w:ins>
      <w:ins w:id="215" w:author="Crossley, Michael" w:date="2023-03-14T09:42:00Z">
        <w:r w:rsidR="007D21C7">
          <w:rPr>
            <w:rFonts w:ascii="Times New Roman" w:hAnsi="Times New Roman" w:cs="Times New Roman"/>
            <w:sz w:val="24"/>
            <w:szCs w:val="24"/>
          </w:rPr>
          <w:t xml:space="preserve">), while </w:t>
        </w:r>
      </w:ins>
      <w:ins w:id="216" w:author="Crossley, Michael" w:date="2023-03-14T09:58:00Z">
        <w:r w:rsidR="00E331B9">
          <w:rPr>
            <w:rFonts w:ascii="Times New Roman" w:hAnsi="Times New Roman" w:cs="Times New Roman"/>
            <w:sz w:val="24"/>
            <w:szCs w:val="24"/>
          </w:rPr>
          <w:t>both</w:t>
        </w:r>
      </w:ins>
      <w:ins w:id="217" w:author="Crossley, Michael" w:date="2023-03-14T09:42:00Z">
        <w:r w:rsidR="007D21C7">
          <w:rPr>
            <w:rFonts w:ascii="Times New Roman" w:hAnsi="Times New Roman" w:cs="Times New Roman"/>
            <w:sz w:val="24"/>
            <w:szCs w:val="24"/>
          </w:rPr>
          <w:t xml:space="preserve"> phenology models included a Gaussian error structure.</w:t>
        </w:r>
      </w:ins>
      <w:ins w:id="218" w:author="Crossley, Michael" w:date="2023-03-14T09:50:00Z">
        <w:r w:rsidR="00133435">
          <w:rPr>
            <w:rFonts w:ascii="Times New Roman" w:hAnsi="Times New Roman" w:cs="Times New Roman"/>
            <w:sz w:val="24"/>
            <w:szCs w:val="24"/>
          </w:rPr>
          <w:t xml:space="preserve"> After fitting global models, we used </w:t>
        </w:r>
      </w:ins>
      <w:ins w:id="219" w:author="Crossley, Michael" w:date="2023-03-14T09:53:00Z">
        <w:r w:rsidR="001B630A">
          <w:rPr>
            <w:rFonts w:ascii="Times New Roman" w:hAnsi="Times New Roman" w:cs="Times New Roman"/>
            <w:sz w:val="24"/>
            <w:szCs w:val="24"/>
          </w:rPr>
          <w:t xml:space="preserve">stepwise </w:t>
        </w:r>
      </w:ins>
      <w:ins w:id="220" w:author="Crossley, Michael" w:date="2023-03-14T09:50:00Z">
        <w:r w:rsidR="00133435">
          <w:rPr>
            <w:rFonts w:ascii="Times New Roman" w:hAnsi="Times New Roman" w:cs="Times New Roman"/>
            <w:sz w:val="24"/>
            <w:szCs w:val="24"/>
          </w:rPr>
          <w:t xml:space="preserve">model selection to identify </w:t>
        </w:r>
        <w:r w:rsidR="003524AD">
          <w:rPr>
            <w:rFonts w:ascii="Times New Roman" w:hAnsi="Times New Roman" w:cs="Times New Roman"/>
            <w:sz w:val="24"/>
            <w:szCs w:val="24"/>
          </w:rPr>
          <w:t xml:space="preserve">most parsimonious models for each </w:t>
        </w:r>
      </w:ins>
      <w:ins w:id="221" w:author="Crossley, Michael" w:date="2023-03-14T09:51:00Z">
        <w:r w:rsidR="003524AD">
          <w:rPr>
            <w:rFonts w:ascii="Times New Roman" w:hAnsi="Times New Roman" w:cs="Times New Roman"/>
            <w:sz w:val="24"/>
            <w:szCs w:val="24"/>
          </w:rPr>
          <w:t>response variable</w:t>
        </w:r>
      </w:ins>
      <w:ins w:id="222" w:author="Crossley, Michael" w:date="2023-03-14T09:53:00Z">
        <w:r w:rsidR="001B630A">
          <w:rPr>
            <w:rFonts w:ascii="Times New Roman" w:hAnsi="Times New Roman" w:cs="Times New Roman"/>
            <w:sz w:val="24"/>
            <w:szCs w:val="24"/>
          </w:rPr>
          <w:t xml:space="preserve"> using the </w:t>
        </w:r>
      </w:ins>
      <w:ins w:id="223" w:author="Crossley, Michael" w:date="2023-03-14T09:59:00Z">
        <w:r w:rsidR="00C802B5">
          <w:rPr>
            <w:rFonts w:ascii="Times New Roman" w:hAnsi="Times New Roman" w:cs="Times New Roman"/>
            <w:i/>
            <w:iCs/>
            <w:sz w:val="24"/>
            <w:szCs w:val="24"/>
          </w:rPr>
          <w:t xml:space="preserve">stepAIC </w:t>
        </w:r>
        <w:r w:rsidR="00C802B5">
          <w:rPr>
            <w:rFonts w:ascii="Times New Roman" w:hAnsi="Times New Roman" w:cs="Times New Roman"/>
            <w:sz w:val="24"/>
            <w:szCs w:val="24"/>
          </w:rPr>
          <w:t xml:space="preserve">function in the </w:t>
        </w:r>
      </w:ins>
      <w:ins w:id="224" w:author="Crossley, Michael" w:date="2023-03-14T09:53:00Z">
        <w:r w:rsidR="001B630A">
          <w:rPr>
            <w:rFonts w:ascii="Times New Roman" w:hAnsi="Times New Roman" w:cs="Times New Roman"/>
            <w:sz w:val="24"/>
            <w:szCs w:val="24"/>
          </w:rPr>
          <w:t>‘MASS’ R package (</w:t>
        </w:r>
      </w:ins>
      <w:commentRangeStart w:id="225"/>
      <w:ins w:id="226" w:author="Crossley, Michael" w:date="2023-03-14T09:54:00Z">
        <w:r w:rsidR="00D35965">
          <w:rPr>
            <w:rFonts w:ascii="Times New Roman" w:hAnsi="Times New Roman" w:cs="Times New Roman"/>
            <w:sz w:val="24"/>
            <w:szCs w:val="24"/>
          </w:rPr>
          <w:t>Venables &amp; Ripley 2002</w:t>
        </w:r>
        <w:commentRangeEnd w:id="225"/>
        <w:r w:rsidR="00D35965">
          <w:rPr>
            <w:rStyle w:val="CommentReference"/>
          </w:rPr>
          <w:commentReference w:id="225"/>
        </w:r>
      </w:ins>
      <w:ins w:id="227" w:author="Crossley, Michael" w:date="2023-03-14T09:53:00Z">
        <w:r w:rsidR="001B630A">
          <w:rPr>
            <w:rFonts w:ascii="Times New Roman" w:hAnsi="Times New Roman" w:cs="Times New Roman"/>
            <w:sz w:val="24"/>
            <w:szCs w:val="24"/>
          </w:rPr>
          <w:t>)</w:t>
        </w:r>
      </w:ins>
      <w:ins w:id="228" w:author="Crossley, Michael" w:date="2023-03-14T09:58:00Z">
        <w:r w:rsidR="00342045">
          <w:rPr>
            <w:rFonts w:ascii="Times New Roman" w:hAnsi="Times New Roman" w:cs="Times New Roman"/>
            <w:sz w:val="24"/>
            <w:szCs w:val="24"/>
          </w:rPr>
          <w:t xml:space="preserve">, and interpreted covariate effects from these models. </w:t>
        </w:r>
        <w:r w:rsidR="00342045">
          <w:rPr>
            <w:rFonts w:ascii="Times New Roman" w:hAnsi="Times New Roman" w:cs="Times New Roman"/>
            <w:sz w:val="24"/>
            <w:szCs w:val="24"/>
          </w:rPr>
          <w:t xml:space="preserve">Models were implemented with </w:t>
        </w:r>
        <w:r w:rsidR="00342045">
          <w:rPr>
            <w:rFonts w:ascii="Times New Roman" w:hAnsi="Times New Roman" w:cs="Times New Roman"/>
            <w:color w:val="000000"/>
            <w:sz w:val="24"/>
            <w:szCs w:val="24"/>
          </w:rPr>
          <w:t>the</w:t>
        </w:r>
        <w:r w:rsidR="00342045" w:rsidRPr="00157BFA">
          <w:rPr>
            <w:rFonts w:ascii="Times New Roman" w:hAnsi="Times New Roman" w:cs="Times New Roman"/>
            <w:color w:val="000000"/>
            <w:sz w:val="24"/>
            <w:szCs w:val="24"/>
          </w:rPr>
          <w:t xml:space="preserve"> </w:t>
        </w:r>
        <w:r w:rsidR="00342045" w:rsidRPr="00A63134">
          <w:rPr>
            <w:rFonts w:ascii="Times New Roman" w:hAnsi="Times New Roman" w:cs="Times New Roman"/>
            <w:i/>
            <w:iCs/>
            <w:color w:val="000000"/>
            <w:sz w:val="24"/>
            <w:szCs w:val="24"/>
          </w:rPr>
          <w:t>glm</w:t>
        </w:r>
        <w:r w:rsidR="00342045">
          <w:rPr>
            <w:rFonts w:ascii="Times New Roman" w:hAnsi="Times New Roman" w:cs="Times New Roman"/>
            <w:i/>
            <w:iCs/>
            <w:color w:val="000000"/>
            <w:sz w:val="24"/>
            <w:szCs w:val="24"/>
          </w:rPr>
          <w:t>mTMB</w:t>
        </w:r>
        <w:r w:rsidR="00342045">
          <w:rPr>
            <w:rFonts w:ascii="Times New Roman" w:hAnsi="Times New Roman" w:cs="Times New Roman"/>
            <w:color w:val="000000"/>
            <w:sz w:val="24"/>
            <w:szCs w:val="24"/>
          </w:rPr>
          <w:t xml:space="preserve"> function available in the ‘glmmTMB’ R package </w:t>
        </w:r>
        <w:commentRangeStart w:id="229"/>
        <w:r w:rsidR="00342045">
          <w:rPr>
            <w:rFonts w:ascii="Times New Roman" w:hAnsi="Times New Roman" w:cs="Times New Roman"/>
            <w:color w:val="000000"/>
            <w:sz w:val="24"/>
            <w:szCs w:val="24"/>
          </w:rPr>
          <w:fldChar w:fldCharType="begin" w:fldLock="1"/>
        </w:r>
        <w:r w:rsidR="00342045">
          <w:rPr>
            <w:rFonts w:ascii="Times New Roman" w:hAnsi="Times New Roman" w:cs="Times New Roman"/>
            <w:color w:val="000000"/>
            <w:sz w:val="24"/>
            <w:szCs w:val="24"/>
          </w:rPr>
          <w:instrText>ADDIN CSL_CITATION {"citationItems":[{"id":"ITEM-1","itemData":{"author":[{"dropping-particle":"","family":"Brooks","given":"Mollie E","non-dropping-particle":"","parse-names":false,"suffix":""},{"dropping-particle":"","family":"Kristensen","given":"Kasper","non-dropping-particle":"","parse-names":false,"suffix":""},{"dropping-particle":"","family":"Benthem","given":"Koen J","non-dropping-particle":"van","parse-names":false,"suffix":""},{"dropping-particle":"","family":"Magnusson","given":"Arni","non-dropping-particle":"","parse-names":false,"suffix":""},{"dropping-particle":"","family":"Berg","given":"Casper W","non-dropping-particle":"","parse-names":false,"suffix":""},{"dropping-particle":"","family":"Nielsen","given":"Anders","non-dropping-particle":"","parse-names":false,"suffix":""},{"dropping-particle":"","family":"Skaug","given":"Hans J","non-dropping-particle":"","parse-names":false,"suffix":""},{"dropping-particle":"","family":"Maechler","given":"Martin","non-dropping-particle":"","parse-names":false,"suffix":""},{"dropping-particle":"","family":"Bolker","given":"Benjamin M","non-dropping-particle":"","parse-names":false,"suffix":""}],"container-title":"The R Journal","id":"ITEM-1","issue":"2","issued":{"date-parts":[["2017"]]},"page":"378-400","title":"{glmmTMB} Balances Speed and Flexibility Among Packages for Zero-inflated Generalized Linear Mixed Modeling","type":"article-journal","volume":"9"},"uris":["http://www.mendeley.com/documents/?uuid=56768acb-3b9e-49d0-9a9e-ea03e1d6b329"]}],"mendeley":{"formattedCitation":"(Brooks et al. 2017)","plainTextFormattedCitation":"(Brooks et al. 2017)","previouslyFormattedCitation":"(Brooks et al. 2017)"},"properties":{"noteIndex":0},"schema":"https://github.com/citation-style-language/schema/raw/master/csl-citation.json"}</w:instrText>
        </w:r>
        <w:r w:rsidR="00342045">
          <w:rPr>
            <w:rFonts w:ascii="Times New Roman" w:hAnsi="Times New Roman" w:cs="Times New Roman"/>
            <w:color w:val="000000"/>
            <w:sz w:val="24"/>
            <w:szCs w:val="24"/>
          </w:rPr>
          <w:fldChar w:fldCharType="separate"/>
        </w:r>
        <w:r w:rsidR="00342045" w:rsidRPr="00F93402">
          <w:rPr>
            <w:rFonts w:ascii="Times New Roman" w:hAnsi="Times New Roman" w:cs="Times New Roman"/>
            <w:noProof/>
            <w:color w:val="000000"/>
            <w:sz w:val="24"/>
            <w:szCs w:val="24"/>
          </w:rPr>
          <w:t>(Brooks et al. 2017)</w:t>
        </w:r>
        <w:r w:rsidR="00342045">
          <w:rPr>
            <w:rFonts w:ascii="Times New Roman" w:hAnsi="Times New Roman" w:cs="Times New Roman"/>
            <w:color w:val="000000"/>
            <w:sz w:val="24"/>
            <w:szCs w:val="24"/>
          </w:rPr>
          <w:fldChar w:fldCharType="end"/>
        </w:r>
        <w:commentRangeEnd w:id="229"/>
        <w:r w:rsidR="00342045">
          <w:rPr>
            <w:rStyle w:val="CommentReference"/>
          </w:rPr>
          <w:commentReference w:id="229"/>
        </w:r>
        <w:r w:rsidR="00342045">
          <w:rPr>
            <w:rFonts w:ascii="Times New Roman" w:hAnsi="Times New Roman" w:cs="Times New Roman"/>
            <w:color w:val="000000"/>
            <w:sz w:val="24"/>
            <w:szCs w:val="24"/>
          </w:rPr>
          <w:t xml:space="preserve"> and parameter estimates visualized using the ‘sjPlot’ R package (</w:t>
        </w:r>
        <w:commentRangeStart w:id="230"/>
        <w:r w:rsidR="00342045">
          <w:rPr>
            <w:rFonts w:ascii="Times New Roman" w:hAnsi="Times New Roman" w:cs="Times New Roman"/>
            <w:color w:val="000000"/>
            <w:sz w:val="24"/>
            <w:szCs w:val="24"/>
          </w:rPr>
          <w:t>Ludecke 2021</w:t>
        </w:r>
        <w:commentRangeEnd w:id="230"/>
        <w:r w:rsidR="00342045">
          <w:rPr>
            <w:rStyle w:val="CommentReference"/>
          </w:rPr>
          <w:commentReference w:id="230"/>
        </w:r>
        <w:r w:rsidR="00342045">
          <w:rPr>
            <w:rFonts w:ascii="Times New Roman" w:hAnsi="Times New Roman" w:cs="Times New Roman"/>
            <w:color w:val="000000"/>
            <w:sz w:val="24"/>
            <w:szCs w:val="24"/>
          </w:rPr>
          <w:t>).</w:t>
        </w:r>
        <w:r w:rsidR="00342045">
          <w:rPr>
            <w:rFonts w:ascii="Times New Roman" w:hAnsi="Times New Roman" w:cs="Times New Roman"/>
            <w:sz w:val="24"/>
            <w:szCs w:val="24"/>
          </w:rPr>
          <w:t xml:space="preserve"> </w:t>
        </w:r>
      </w:ins>
      <w:ins w:id="231" w:author="Crossley, Michael" w:date="2023-03-14T09:48:00Z">
        <w:r w:rsidR="00C039D7">
          <w:rPr>
            <w:rFonts w:ascii="Times New Roman" w:hAnsi="Times New Roman" w:cs="Times New Roman"/>
            <w:sz w:val="24"/>
            <w:szCs w:val="24"/>
          </w:rPr>
          <w:t xml:space="preserve">Where multiple covariates were retained in parsimonious models, </w:t>
        </w:r>
      </w:ins>
      <w:moveToRangeStart w:id="232" w:author="Crossley, Michael" w:date="2023-03-14T09:48:00Z" w:name="move129679722"/>
      <w:moveTo w:id="233" w:author="Crossley, Michael" w:date="2023-03-14T09:48:00Z">
        <w:del w:id="234" w:author="Crossley, Michael" w:date="2023-03-14T09:48:00Z">
          <w:r w:rsidR="00C039D7" w:rsidDel="00C039D7">
            <w:rPr>
              <w:rFonts w:ascii="Times New Roman" w:hAnsi="Times New Roman" w:cs="Times New Roman"/>
              <w:sz w:val="24"/>
              <w:szCs w:val="24"/>
            </w:rPr>
            <w:delText>M</w:delText>
          </w:r>
        </w:del>
      </w:moveTo>
      <w:ins w:id="235" w:author="Crossley, Michael" w:date="2023-03-14T09:48:00Z">
        <w:r w:rsidR="00C039D7">
          <w:rPr>
            <w:rFonts w:ascii="Times New Roman" w:hAnsi="Times New Roman" w:cs="Times New Roman"/>
            <w:sz w:val="24"/>
            <w:szCs w:val="24"/>
          </w:rPr>
          <w:t>m</w:t>
        </w:r>
      </w:ins>
      <w:moveTo w:id="236" w:author="Crossley, Michael" w:date="2023-03-14T09:48:00Z">
        <w:r w:rsidR="00C039D7">
          <w:rPr>
            <w:rFonts w:ascii="Times New Roman" w:hAnsi="Times New Roman" w:cs="Times New Roman"/>
            <w:sz w:val="24"/>
            <w:szCs w:val="24"/>
          </w:rPr>
          <w:t xml:space="preserve">ulticollinearity among covariates was assessed using the </w:t>
        </w:r>
        <w:del w:id="237" w:author="Crossley, Michael" w:date="2023-03-14T10:00:00Z">
          <w:r w:rsidR="00C039D7" w:rsidDel="004B389C">
            <w:rPr>
              <w:rFonts w:ascii="Times New Roman" w:hAnsi="Times New Roman" w:cs="Times New Roman"/>
              <w:sz w:val="24"/>
              <w:szCs w:val="24"/>
            </w:rPr>
            <w:delText>‘</w:delText>
          </w:r>
        </w:del>
        <w:r w:rsidR="00C039D7" w:rsidRPr="004B389C">
          <w:rPr>
            <w:rFonts w:ascii="Times New Roman" w:hAnsi="Times New Roman" w:cs="Times New Roman"/>
            <w:i/>
            <w:iCs/>
            <w:sz w:val="24"/>
            <w:szCs w:val="24"/>
            <w:rPrChange w:id="238" w:author="Crossley, Michael" w:date="2023-03-14T10:00:00Z">
              <w:rPr>
                <w:rFonts w:ascii="Times New Roman" w:hAnsi="Times New Roman" w:cs="Times New Roman"/>
                <w:sz w:val="24"/>
                <w:szCs w:val="24"/>
              </w:rPr>
            </w:rPrChange>
          </w:rPr>
          <w:t>check_collinearity</w:t>
        </w:r>
        <w:del w:id="239" w:author="Crossley, Michael" w:date="2023-03-14T10:00:00Z">
          <w:r w:rsidR="00C039D7" w:rsidDel="004B389C">
            <w:rPr>
              <w:rFonts w:ascii="Times New Roman" w:hAnsi="Times New Roman" w:cs="Times New Roman"/>
              <w:sz w:val="24"/>
              <w:szCs w:val="24"/>
            </w:rPr>
            <w:delText>’</w:delText>
          </w:r>
        </w:del>
        <w:r w:rsidR="00C039D7">
          <w:rPr>
            <w:rFonts w:ascii="Times New Roman" w:hAnsi="Times New Roman" w:cs="Times New Roman"/>
            <w:sz w:val="24"/>
            <w:szCs w:val="24"/>
          </w:rPr>
          <w:t xml:space="preserve"> function in the ‘performance’ R package (</w:t>
        </w:r>
        <w:commentRangeStart w:id="240"/>
        <w:r w:rsidR="00C039D7">
          <w:rPr>
            <w:rFonts w:ascii="Times New Roman" w:hAnsi="Times New Roman" w:cs="Times New Roman"/>
            <w:sz w:val="24"/>
            <w:szCs w:val="24"/>
          </w:rPr>
          <w:t>Ludecke et. al 2020</w:t>
        </w:r>
      </w:moveTo>
      <w:commentRangeEnd w:id="240"/>
      <w:r w:rsidR="002706AF">
        <w:rPr>
          <w:rStyle w:val="CommentReference"/>
        </w:rPr>
        <w:commentReference w:id="240"/>
      </w:r>
      <w:moveTo w:id="241" w:author="Crossley, Michael" w:date="2023-03-14T09:48:00Z">
        <w:r w:rsidR="00C039D7">
          <w:rPr>
            <w:rFonts w:ascii="Times New Roman" w:hAnsi="Times New Roman" w:cs="Times New Roman"/>
            <w:sz w:val="24"/>
            <w:szCs w:val="24"/>
          </w:rPr>
          <w:t xml:space="preserve">), and variance inflation factors were all &lt; 2. Spatial autocorrelation in residuals was checked using the </w:t>
        </w:r>
        <w:del w:id="242" w:author="Crossley, Michael" w:date="2023-03-14T10:00:00Z">
          <w:r w:rsidR="00C039D7" w:rsidRPr="004B389C" w:rsidDel="004B389C">
            <w:rPr>
              <w:rFonts w:ascii="Times New Roman" w:hAnsi="Times New Roman" w:cs="Times New Roman"/>
              <w:i/>
              <w:iCs/>
              <w:sz w:val="24"/>
              <w:szCs w:val="24"/>
              <w:rPrChange w:id="243" w:author="Crossley, Michael" w:date="2023-03-14T10:00:00Z">
                <w:rPr>
                  <w:rFonts w:ascii="Times New Roman" w:hAnsi="Times New Roman" w:cs="Times New Roman"/>
                  <w:sz w:val="24"/>
                  <w:szCs w:val="24"/>
                </w:rPr>
              </w:rPrChange>
            </w:rPr>
            <w:delText>‘</w:delText>
          </w:r>
        </w:del>
        <w:r w:rsidR="00C039D7" w:rsidRPr="004B389C">
          <w:rPr>
            <w:rFonts w:ascii="Times New Roman" w:hAnsi="Times New Roman" w:cs="Times New Roman"/>
            <w:i/>
            <w:iCs/>
            <w:sz w:val="24"/>
            <w:szCs w:val="24"/>
            <w:rPrChange w:id="244" w:author="Crossley, Michael" w:date="2023-03-14T10:00:00Z">
              <w:rPr>
                <w:rFonts w:ascii="Times New Roman" w:hAnsi="Times New Roman" w:cs="Times New Roman"/>
                <w:sz w:val="24"/>
                <w:szCs w:val="24"/>
              </w:rPr>
            </w:rPrChange>
          </w:rPr>
          <w:t>testSpatialAutocorrelation</w:t>
        </w:r>
        <w:del w:id="245" w:author="Crossley, Michael" w:date="2023-03-14T10:00:00Z">
          <w:r w:rsidR="00C039D7" w:rsidDel="004B389C">
            <w:rPr>
              <w:rFonts w:ascii="Times New Roman" w:hAnsi="Times New Roman" w:cs="Times New Roman"/>
              <w:sz w:val="24"/>
              <w:szCs w:val="24"/>
            </w:rPr>
            <w:delText>’</w:delText>
          </w:r>
        </w:del>
        <w:r w:rsidR="00C039D7">
          <w:rPr>
            <w:rFonts w:ascii="Times New Roman" w:hAnsi="Times New Roman" w:cs="Times New Roman"/>
            <w:sz w:val="24"/>
            <w:szCs w:val="24"/>
          </w:rPr>
          <w:t xml:space="preserve"> function in the ‘DHARMa’ R package (</w:t>
        </w:r>
        <w:commentRangeStart w:id="246"/>
        <w:r w:rsidR="00C039D7">
          <w:rPr>
            <w:rFonts w:ascii="Times New Roman" w:hAnsi="Times New Roman" w:cs="Times New Roman"/>
            <w:sz w:val="24"/>
            <w:szCs w:val="24"/>
          </w:rPr>
          <w:t>Hartig 2020</w:t>
        </w:r>
      </w:moveTo>
      <w:commentRangeEnd w:id="246"/>
      <w:r w:rsidR="009D3925">
        <w:rPr>
          <w:rStyle w:val="CommentReference"/>
        </w:rPr>
        <w:commentReference w:id="246"/>
      </w:r>
      <w:moveTo w:id="247" w:author="Crossley, Michael" w:date="2023-03-14T09:48:00Z">
        <w:r w:rsidR="00C039D7">
          <w:rPr>
            <w:rFonts w:ascii="Times New Roman" w:hAnsi="Times New Roman" w:cs="Times New Roman"/>
            <w:sz w:val="24"/>
            <w:szCs w:val="24"/>
          </w:rPr>
          <w:t>), and no evidence of spatial autocorrelation was found.</w:t>
        </w:r>
      </w:moveTo>
    </w:p>
    <w:moveToRangeEnd w:id="232"/>
    <w:p w14:paraId="00DB2A03" w14:textId="2A819E83" w:rsidR="00C039D7" w:rsidRDefault="00C039D7" w:rsidP="00B13C01">
      <w:pPr>
        <w:spacing w:after="0" w:line="480" w:lineRule="auto"/>
        <w:rPr>
          <w:ins w:id="248" w:author="Crossley, Michael" w:date="2023-03-14T09:47:00Z"/>
          <w:rFonts w:ascii="Times New Roman" w:hAnsi="Times New Roman" w:cs="Times New Roman"/>
          <w:sz w:val="24"/>
          <w:szCs w:val="24"/>
        </w:rPr>
      </w:pPr>
    </w:p>
    <w:p w14:paraId="6D3E1EB8" w14:textId="6CAE222D" w:rsidR="00546C3B" w:rsidRPr="00BF0DEA" w:rsidDel="00B13C01" w:rsidRDefault="009B34BD" w:rsidP="001F4FFC">
      <w:pPr>
        <w:spacing w:after="0" w:line="480" w:lineRule="auto"/>
        <w:rPr>
          <w:del w:id="249" w:author="Crossley, Michael" w:date="2023-03-14T09:46:00Z"/>
          <w:rFonts w:ascii="Times New Roman" w:hAnsi="Times New Roman" w:cs="Times New Roman"/>
          <w:sz w:val="24"/>
          <w:szCs w:val="24"/>
        </w:rPr>
      </w:pPr>
      <w:del w:id="250" w:author="Crossley, Michael" w:date="2023-03-14T09:40:00Z">
        <w:r w:rsidRPr="00BF0DEA" w:rsidDel="00730CA4">
          <w:rPr>
            <w:rFonts w:ascii="Times New Roman" w:hAnsi="Times New Roman" w:cs="Times New Roman"/>
            <w:sz w:val="24"/>
            <w:szCs w:val="24"/>
          </w:rPr>
          <w:delText xml:space="preserve">The number of </w:delText>
        </w:r>
        <w:r w:rsidRPr="00C0151C" w:rsidDel="00730CA4">
          <w:rPr>
            <w:rFonts w:ascii="Times New Roman" w:hAnsi="Times New Roman" w:cs="Times New Roman"/>
            <w:sz w:val="24"/>
            <w:szCs w:val="24"/>
          </w:rPr>
          <w:delText>PLH</w:delText>
        </w:r>
        <w:r w:rsidR="00BF0DEA" w:rsidRPr="00C0151C" w:rsidDel="00730CA4">
          <w:rPr>
            <w:rFonts w:ascii="Times New Roman" w:hAnsi="Times New Roman" w:cs="Times New Roman"/>
            <w:sz w:val="24"/>
            <w:szCs w:val="24"/>
          </w:rPr>
          <w:delText>s</w:delText>
        </w:r>
        <w:r w:rsidRPr="00C0151C" w:rsidDel="00730CA4">
          <w:rPr>
            <w:rFonts w:ascii="Times New Roman" w:hAnsi="Times New Roman" w:cs="Times New Roman"/>
            <w:sz w:val="24"/>
            <w:szCs w:val="24"/>
          </w:rPr>
          <w:delText xml:space="preserve"> counted in the traps were </w:delText>
        </w:r>
        <w:r w:rsidR="0004598E" w:rsidRPr="00C0151C" w:rsidDel="00730CA4">
          <w:rPr>
            <w:rFonts w:ascii="Times New Roman" w:hAnsi="Times New Roman" w:cs="Times New Roman"/>
            <w:sz w:val="24"/>
            <w:szCs w:val="24"/>
          </w:rPr>
          <w:delText>transforme</w:delText>
        </w:r>
        <w:r w:rsidR="00BF0DEA" w:rsidRPr="00C0151C" w:rsidDel="00730CA4">
          <w:rPr>
            <w:rFonts w:ascii="Times New Roman" w:hAnsi="Times New Roman" w:cs="Times New Roman"/>
            <w:sz w:val="24"/>
            <w:szCs w:val="24"/>
          </w:rPr>
          <w:delText xml:space="preserve">d by </w:delText>
        </w:r>
        <w:r w:rsidR="0004598E" w:rsidRPr="00BF0DEA" w:rsidDel="00730CA4">
          <w:rPr>
            <w:rFonts w:ascii="Times New Roman" w:hAnsi="Times New Roman" w:cs="Times New Roman"/>
            <w:color w:val="000000"/>
            <w:sz w:val="24"/>
            <w:szCs w:val="24"/>
          </w:rPr>
          <w:delText>log</w:delText>
        </w:r>
        <w:r w:rsidR="0004598E" w:rsidRPr="00BF0DEA" w:rsidDel="00730CA4">
          <w:rPr>
            <w:rFonts w:ascii="Times New Roman" w:hAnsi="Times New Roman" w:cs="Times New Roman"/>
            <w:color w:val="000000"/>
            <w:position w:val="-4"/>
            <w:sz w:val="24"/>
            <w:szCs w:val="24"/>
          </w:rPr>
          <w:delText xml:space="preserve">10 </w:delText>
        </w:r>
        <w:r w:rsidR="0004598E" w:rsidRPr="00BF0DEA" w:rsidDel="00730CA4">
          <w:rPr>
            <w:rFonts w:ascii="Times New Roman" w:hAnsi="Times New Roman" w:cs="Times New Roman"/>
            <w:color w:val="000000"/>
            <w:sz w:val="24"/>
            <w:szCs w:val="24"/>
          </w:rPr>
          <w:delText xml:space="preserve">(x </w:delText>
        </w:r>
        <w:r w:rsidR="00BF0DEA" w:rsidRPr="00BF0DEA" w:rsidDel="00730CA4">
          <w:rPr>
            <w:rFonts w:ascii="Times New Roman" w:hAnsi="Times New Roman" w:cs="Times New Roman"/>
            <w:color w:val="000000"/>
            <w:sz w:val="24"/>
            <w:szCs w:val="24"/>
          </w:rPr>
          <w:delText>+</w:delText>
        </w:r>
        <w:r w:rsidR="0004598E" w:rsidRPr="00BF0DEA" w:rsidDel="00730CA4">
          <w:rPr>
            <w:rFonts w:ascii="Times New Roman" w:hAnsi="Times New Roman" w:cs="Times New Roman"/>
            <w:color w:val="000000"/>
            <w:sz w:val="24"/>
            <w:szCs w:val="24"/>
          </w:rPr>
          <w:delText xml:space="preserve"> 1)</w:delText>
        </w:r>
        <w:r w:rsidR="0004598E" w:rsidRPr="00BF0DEA" w:rsidDel="00730CA4">
          <w:rPr>
            <w:rFonts w:ascii="Times New Roman" w:hAnsi="Times New Roman" w:cs="Times New Roman"/>
            <w:sz w:val="24"/>
            <w:szCs w:val="24"/>
          </w:rPr>
          <w:delText>.</w:delText>
        </w:r>
        <w:r w:rsidR="0004598E" w:rsidRPr="00BF0DEA" w:rsidDel="00730CA4">
          <w:rPr>
            <w:rFonts w:ascii="Times New Roman" w:hAnsi="Times New Roman" w:cs="Times New Roman"/>
            <w:color w:val="000000"/>
            <w:sz w:val="24"/>
            <w:szCs w:val="24"/>
          </w:rPr>
          <w:delText xml:space="preserve"> JMP Fit Model procedure was performed using JMP 12 (SAS Technologies, Cary, NC). </w:delText>
        </w:r>
        <w:r w:rsidR="00BF0DEA" w:rsidRPr="00BF0DEA" w:rsidDel="00730CA4">
          <w:rPr>
            <w:rFonts w:ascii="Times New Roman" w:hAnsi="Times New Roman" w:cs="Times New Roman"/>
            <w:color w:val="000000"/>
            <w:sz w:val="24"/>
            <w:szCs w:val="24"/>
          </w:rPr>
          <w:delText>PLH</w:delText>
        </w:r>
        <w:r w:rsidR="0004598E" w:rsidRPr="00BF0DEA" w:rsidDel="00730CA4">
          <w:rPr>
            <w:rFonts w:ascii="Times New Roman" w:hAnsi="Times New Roman" w:cs="Times New Roman"/>
            <w:color w:val="000000"/>
            <w:sz w:val="24"/>
            <w:szCs w:val="24"/>
          </w:rPr>
          <w:delText xml:space="preserve"> populations were </w:delText>
        </w:r>
        <w:r w:rsidR="0004598E" w:rsidRPr="00BF0DEA" w:rsidDel="00730CA4">
          <w:rPr>
            <w:rFonts w:ascii="Times New Roman" w:hAnsi="Times New Roman" w:cs="Times New Roman"/>
            <w:color w:val="000000"/>
            <w:sz w:val="24"/>
            <w:szCs w:val="24"/>
          </w:rPr>
          <w:lastRenderedPageBreak/>
          <w:delText xml:space="preserve">analyzed </w:delText>
        </w:r>
        <w:r w:rsidR="00BF0DEA" w:rsidRPr="00BF0DEA" w:rsidDel="00730CA4">
          <w:rPr>
            <w:rFonts w:ascii="Times New Roman" w:hAnsi="Times New Roman" w:cs="Times New Roman"/>
            <w:color w:val="000000"/>
            <w:sz w:val="24"/>
            <w:szCs w:val="24"/>
          </w:rPr>
          <w:delText xml:space="preserve">among trap locations over years and among years over all trap locations. </w:delText>
        </w:r>
        <w:r w:rsidR="0004598E" w:rsidRPr="00BF0DEA" w:rsidDel="00730CA4">
          <w:rPr>
            <w:rFonts w:ascii="Times New Roman" w:hAnsi="Times New Roman" w:cs="Times New Roman"/>
            <w:color w:val="000000"/>
            <w:sz w:val="24"/>
            <w:szCs w:val="24"/>
          </w:rPr>
          <w:delText xml:space="preserve">Mean separations were done on significant </w:delText>
        </w:r>
        <w:r w:rsidR="00BF0DEA" w:rsidRPr="00BF0DEA" w:rsidDel="00730CA4">
          <w:rPr>
            <w:rFonts w:ascii="Times New Roman" w:hAnsi="Times New Roman" w:cs="Times New Roman"/>
            <w:color w:val="000000"/>
            <w:sz w:val="24"/>
            <w:szCs w:val="24"/>
          </w:rPr>
          <w:delText>ANOVA</w:delText>
        </w:r>
        <w:r w:rsidR="0004598E" w:rsidRPr="00BF0DEA" w:rsidDel="00730CA4">
          <w:rPr>
            <w:rFonts w:ascii="Times New Roman" w:hAnsi="Times New Roman" w:cs="Times New Roman"/>
            <w:color w:val="000000"/>
            <w:sz w:val="24"/>
            <w:szCs w:val="24"/>
          </w:rPr>
          <w:delText xml:space="preserve"> using JMP LSmeans Student’s t-procedure at </w:delText>
        </w:r>
        <w:r w:rsidR="00BF0DEA" w:rsidRPr="00BF0DEA" w:rsidDel="00730CA4">
          <w:rPr>
            <w:rFonts w:ascii="Times New Roman" w:hAnsi="Times New Roman" w:cs="Times New Roman"/>
            <w:color w:val="000000"/>
            <w:sz w:val="24"/>
            <w:szCs w:val="24"/>
          </w:rPr>
          <w:delText>alpha</w:delText>
        </w:r>
        <w:r w:rsidR="0004598E" w:rsidRPr="00BF0DEA" w:rsidDel="00730CA4">
          <w:rPr>
            <w:rFonts w:ascii="Times New Roman" w:hAnsi="Times New Roman" w:cs="Times New Roman"/>
            <w:color w:val="000000"/>
            <w:sz w:val="24"/>
            <w:szCs w:val="24"/>
          </w:rPr>
          <w:delText xml:space="preserve"> = 0.05.  </w:delText>
        </w:r>
      </w:del>
    </w:p>
    <w:p w14:paraId="4C151B97" w14:textId="01E5879C" w:rsidR="00B827DD" w:rsidDel="00342045" w:rsidRDefault="00F93402" w:rsidP="00B13C01">
      <w:pPr>
        <w:spacing w:after="0" w:line="480" w:lineRule="auto"/>
        <w:rPr>
          <w:del w:id="251" w:author="Crossley, Michael" w:date="2023-03-14T09:58:00Z"/>
          <w:rFonts w:ascii="Times New Roman" w:hAnsi="Times New Roman" w:cs="Times New Roman"/>
          <w:sz w:val="24"/>
          <w:szCs w:val="24"/>
        </w:rPr>
        <w:pPrChange w:id="252" w:author="Crossley, Michael" w:date="2023-03-14T09:46:00Z">
          <w:pPr>
            <w:spacing w:line="480" w:lineRule="auto"/>
            <w:ind w:firstLine="720"/>
          </w:pPr>
        </w:pPrChange>
      </w:pPr>
      <w:del w:id="253" w:author="Crossley, Michael" w:date="2023-03-14T09:46:00Z">
        <w:r w:rsidRPr="00157BFA" w:rsidDel="00B13C01">
          <w:rPr>
            <w:rFonts w:ascii="Times New Roman" w:hAnsi="Times New Roman" w:cs="Times New Roman"/>
            <w:color w:val="000000"/>
            <w:sz w:val="24"/>
            <w:szCs w:val="24"/>
          </w:rPr>
          <w:delText>We examined</w:delText>
        </w:r>
        <w:r w:rsidDel="00B13C01">
          <w:rPr>
            <w:rFonts w:ascii="Times New Roman" w:hAnsi="Times New Roman" w:cs="Times New Roman"/>
            <w:color w:val="000000"/>
            <w:sz w:val="24"/>
            <w:szCs w:val="24"/>
          </w:rPr>
          <w:delText xml:space="preserve"> associations between </w:delText>
        </w:r>
        <w:r w:rsidR="00421CF1" w:rsidDel="00B13C01">
          <w:rPr>
            <w:rFonts w:ascii="Times New Roman" w:hAnsi="Times New Roman" w:cs="Times New Roman"/>
            <w:color w:val="000000"/>
            <w:sz w:val="24"/>
            <w:szCs w:val="24"/>
          </w:rPr>
          <w:delText>PLH</w:delText>
        </w:r>
        <w:r w:rsidDel="00B13C01">
          <w:rPr>
            <w:rFonts w:ascii="Times New Roman" w:hAnsi="Times New Roman" w:cs="Times New Roman"/>
            <w:color w:val="000000"/>
            <w:sz w:val="24"/>
            <w:szCs w:val="24"/>
          </w:rPr>
          <w:delText xml:space="preserve"> seasonal abundance and climate </w:delText>
        </w:r>
        <w:r w:rsidR="00283090" w:rsidDel="00B13C01">
          <w:rPr>
            <w:rFonts w:ascii="Times New Roman" w:hAnsi="Times New Roman" w:cs="Times New Roman"/>
            <w:color w:val="000000"/>
            <w:sz w:val="24"/>
            <w:szCs w:val="24"/>
          </w:rPr>
          <w:delText xml:space="preserve">and land cover </w:delText>
        </w:r>
        <w:r w:rsidDel="00B13C01">
          <w:rPr>
            <w:rFonts w:ascii="Times New Roman" w:hAnsi="Times New Roman" w:cs="Times New Roman"/>
            <w:color w:val="000000"/>
            <w:sz w:val="24"/>
            <w:szCs w:val="24"/>
          </w:rPr>
          <w:delText>covariates</w:delText>
        </w:r>
        <w:r w:rsidRPr="00157BFA" w:rsidDel="00B13C01">
          <w:rPr>
            <w:rFonts w:ascii="Times New Roman" w:hAnsi="Times New Roman" w:cs="Times New Roman"/>
            <w:color w:val="000000"/>
            <w:sz w:val="24"/>
            <w:szCs w:val="24"/>
          </w:rPr>
          <w:delText xml:space="preserve"> using generalized linear </w:delText>
        </w:r>
        <w:r w:rsidDel="00B13C01">
          <w:rPr>
            <w:rFonts w:ascii="Times New Roman" w:hAnsi="Times New Roman" w:cs="Times New Roman"/>
            <w:color w:val="000000"/>
            <w:sz w:val="24"/>
            <w:szCs w:val="24"/>
          </w:rPr>
          <w:delText xml:space="preserve">mixed effects </w:delText>
        </w:r>
        <w:r w:rsidRPr="00157BFA" w:rsidDel="00B13C01">
          <w:rPr>
            <w:rFonts w:ascii="Times New Roman" w:hAnsi="Times New Roman" w:cs="Times New Roman"/>
            <w:color w:val="000000"/>
            <w:sz w:val="24"/>
            <w:szCs w:val="24"/>
          </w:rPr>
          <w:delText>models fit with</w:delText>
        </w:r>
        <w:r w:rsidDel="00B13C01">
          <w:rPr>
            <w:rFonts w:ascii="Times New Roman" w:hAnsi="Times New Roman" w:cs="Times New Roman"/>
            <w:color w:val="000000"/>
            <w:sz w:val="24"/>
            <w:szCs w:val="24"/>
          </w:rPr>
          <w:delText xml:space="preserve"> </w:delText>
        </w:r>
      </w:del>
      <w:del w:id="254" w:author="Crossley, Michael" w:date="2023-03-14T09:58:00Z">
        <w:r w:rsidDel="00342045">
          <w:rPr>
            <w:rFonts w:ascii="Times New Roman" w:hAnsi="Times New Roman" w:cs="Times New Roman"/>
            <w:color w:val="000000"/>
            <w:sz w:val="24"/>
            <w:szCs w:val="24"/>
          </w:rPr>
          <w:delText>the</w:delText>
        </w:r>
        <w:r w:rsidRPr="00157BFA" w:rsidDel="00342045">
          <w:rPr>
            <w:rFonts w:ascii="Times New Roman" w:hAnsi="Times New Roman" w:cs="Times New Roman"/>
            <w:color w:val="000000"/>
            <w:sz w:val="24"/>
            <w:szCs w:val="24"/>
          </w:rPr>
          <w:delText xml:space="preserve"> </w:delText>
        </w:r>
        <w:r w:rsidRPr="00A63134" w:rsidDel="00342045">
          <w:rPr>
            <w:rFonts w:ascii="Times New Roman" w:hAnsi="Times New Roman" w:cs="Times New Roman"/>
            <w:i/>
            <w:iCs/>
            <w:color w:val="000000"/>
            <w:sz w:val="24"/>
            <w:szCs w:val="24"/>
          </w:rPr>
          <w:delText>glm</w:delText>
        </w:r>
        <w:r w:rsidDel="00342045">
          <w:rPr>
            <w:rFonts w:ascii="Times New Roman" w:hAnsi="Times New Roman" w:cs="Times New Roman"/>
            <w:i/>
            <w:iCs/>
            <w:color w:val="000000"/>
            <w:sz w:val="24"/>
            <w:szCs w:val="24"/>
          </w:rPr>
          <w:delText>mTMB</w:delText>
        </w:r>
        <w:r w:rsidDel="00342045">
          <w:rPr>
            <w:rFonts w:ascii="Times New Roman" w:hAnsi="Times New Roman" w:cs="Times New Roman"/>
            <w:color w:val="000000"/>
            <w:sz w:val="24"/>
            <w:szCs w:val="24"/>
          </w:rPr>
          <w:delText xml:space="preserve"> function available in the ‘glmmTMB’ R package </w:delText>
        </w:r>
        <w:commentRangeStart w:id="255"/>
        <w:r w:rsidDel="00342045">
          <w:rPr>
            <w:rFonts w:ascii="Times New Roman" w:hAnsi="Times New Roman" w:cs="Times New Roman"/>
            <w:color w:val="000000"/>
            <w:sz w:val="24"/>
            <w:szCs w:val="24"/>
          </w:rPr>
          <w:fldChar w:fldCharType="begin" w:fldLock="1"/>
        </w:r>
        <w:r w:rsidR="004A6423" w:rsidRPr="00342045" w:rsidDel="00342045">
          <w:rPr>
            <w:rFonts w:ascii="Times New Roman" w:hAnsi="Times New Roman" w:cs="Times New Roman"/>
            <w:color w:val="000000"/>
            <w:sz w:val="24"/>
            <w:szCs w:val="24"/>
          </w:rPr>
          <w:delInstrText>ADDIN CSL_CITATION {"citationItems":[{"id":"ITEM-1","itemData":{"author":[{"dropping-particle":"","family":"Brooks","given":"Mollie E","non-dropping-particle":"","parse-names":false,"suffix":""},{"dropping-particle":"","family":"Kristensen","given":"Kasper","non-dropping-particle":"","parse-names":false,"suffix":""},{"dropping-particle":"","family":"Benthem","given":"Koen J","non-dropping-particle":"van","parse-names":false,"suffix":""},{"dropping-particle":"","family":"Magnusson","given":"Arni","non-dropping-particle":"","parse-names":false,"suffix":""},{"dropping-particle":"","family":"Berg","given":"Casper W","non-dropping-particle":"","parse-names":false,"suffix":""},{"dropping-particle":"","family":"Nielsen","given":"Anders","non-dropping-particle":"","parse-names":false,"suffix":""},{"dropping-particle":"","family":"Skaug","given":"Hans J","non-dropping-particle":"","parse-names":false,"suffix":""},{"dropping-particle":"","family":"Maechler","given":"Martin","non-dropping-particle":"","parse-names":false,"suffix":""},{"dropping-particle":"","family":"Bolker","given":"Benjamin M","non-dropping-particle":"","parse-names":false,"suffix":""}],"container-title":"The R Journal","id":"ITEM-1","issue":"2","issued":{"date-parts":[["2017"]]},"page":"378-400","title":"{glmmTMB} Balances Speed and Flexibility Among Packages for Zero-inflated Generalized Linear Mixed Modeling","type":"article-journal","volume":"9"},"uris":["http://www.mendeley.com/documents/?uuid=56768acb-3b9e-49d0-9a9e-ea03e1d6b329"]}],"mendeley":{"formattedCitation":"(Brooks et al. 2017)","plainTextFormattedCitation":"(Brooks et al. 2017)","previouslyFormattedCitation":"(Brooks et al. 2017)"},"properties":{"noteIndex":0},"schema":"https://github.com/citation-style-language/schema/raw/master/csl-citation.json"}</w:delInstrText>
        </w:r>
        <w:r w:rsidDel="00342045">
          <w:rPr>
            <w:rFonts w:ascii="Times New Roman" w:hAnsi="Times New Roman" w:cs="Times New Roman"/>
            <w:color w:val="000000"/>
            <w:sz w:val="24"/>
            <w:szCs w:val="24"/>
          </w:rPr>
          <w:fldChar w:fldCharType="separate"/>
        </w:r>
        <w:r w:rsidRPr="00342045" w:rsidDel="00342045">
          <w:rPr>
            <w:rFonts w:ascii="Times New Roman" w:hAnsi="Times New Roman" w:cs="Times New Roman"/>
            <w:noProof/>
            <w:color w:val="000000"/>
            <w:sz w:val="24"/>
            <w:szCs w:val="24"/>
          </w:rPr>
          <w:delText>(Brooks et al. 2017)</w:delText>
        </w:r>
        <w:r w:rsidDel="00342045">
          <w:rPr>
            <w:rFonts w:ascii="Times New Roman" w:hAnsi="Times New Roman" w:cs="Times New Roman"/>
            <w:color w:val="000000"/>
            <w:sz w:val="24"/>
            <w:szCs w:val="24"/>
          </w:rPr>
          <w:fldChar w:fldCharType="end"/>
        </w:r>
        <w:commentRangeEnd w:id="255"/>
        <w:r w:rsidR="00EC09CD" w:rsidDel="00342045">
          <w:rPr>
            <w:rStyle w:val="CommentReference"/>
          </w:rPr>
          <w:commentReference w:id="255"/>
        </w:r>
      </w:del>
      <w:del w:id="256" w:author="Crossley, Michael" w:date="2023-03-14T09:46:00Z">
        <w:r w:rsidRPr="00157BFA" w:rsidDel="00B13C01">
          <w:rPr>
            <w:rFonts w:ascii="Times New Roman" w:hAnsi="Times New Roman" w:cs="Times New Roman"/>
            <w:color w:val="000000"/>
            <w:sz w:val="24"/>
            <w:szCs w:val="24"/>
          </w:rPr>
          <w:delText xml:space="preserve">, </w:delText>
        </w:r>
      </w:del>
      <w:del w:id="257" w:author="Crossley, Michael" w:date="2023-03-14T09:45:00Z">
        <w:r w:rsidRPr="00157BFA" w:rsidDel="00B13C01">
          <w:rPr>
            <w:rFonts w:ascii="Times New Roman" w:hAnsi="Times New Roman" w:cs="Times New Roman"/>
            <w:color w:val="000000"/>
            <w:sz w:val="24"/>
            <w:szCs w:val="24"/>
          </w:rPr>
          <w:delText xml:space="preserve">hypothesizing that </w:delText>
        </w:r>
        <w:r w:rsidDel="00B13C01">
          <w:rPr>
            <w:rFonts w:ascii="Times New Roman" w:hAnsi="Times New Roman" w:cs="Times New Roman"/>
            <w:color w:val="000000"/>
            <w:sz w:val="24"/>
            <w:szCs w:val="24"/>
          </w:rPr>
          <w:delText>variation in seasonal (winter, spring, summer, autumn) temperature and precipitation</w:delText>
        </w:r>
        <w:r w:rsidR="004C74E4" w:rsidDel="00B13C01">
          <w:rPr>
            <w:rFonts w:ascii="Times New Roman" w:hAnsi="Times New Roman" w:cs="Times New Roman"/>
            <w:color w:val="000000"/>
            <w:sz w:val="24"/>
            <w:szCs w:val="24"/>
          </w:rPr>
          <w:delText xml:space="preserve"> as well as the proportion of the landscape in alfalfa or potato </w:delText>
        </w:r>
        <w:r w:rsidRPr="00157BFA" w:rsidDel="00B13C01">
          <w:rPr>
            <w:rFonts w:ascii="Times New Roman" w:hAnsi="Times New Roman" w:cs="Times New Roman"/>
            <w:color w:val="000000"/>
            <w:sz w:val="24"/>
            <w:szCs w:val="24"/>
          </w:rPr>
          <w:delText>could explain site</w:delText>
        </w:r>
        <w:r w:rsidR="004C74E4" w:rsidDel="00B13C01">
          <w:rPr>
            <w:rFonts w:ascii="Times New Roman" w:hAnsi="Times New Roman" w:cs="Times New Roman"/>
            <w:color w:val="000000"/>
            <w:sz w:val="24"/>
            <w:szCs w:val="24"/>
          </w:rPr>
          <w:delText xml:space="preserve">-by-year </w:delText>
        </w:r>
        <w:r w:rsidRPr="00157BFA" w:rsidDel="00B13C01">
          <w:rPr>
            <w:rFonts w:ascii="Times New Roman" w:hAnsi="Times New Roman" w:cs="Times New Roman"/>
            <w:color w:val="000000"/>
            <w:sz w:val="24"/>
            <w:szCs w:val="24"/>
          </w:rPr>
          <w:delText xml:space="preserve">level </w:delText>
        </w:r>
        <w:r w:rsidR="00B827DD" w:rsidDel="00B13C01">
          <w:rPr>
            <w:rFonts w:ascii="Times New Roman" w:hAnsi="Times New Roman" w:cs="Times New Roman"/>
            <w:color w:val="000000"/>
            <w:sz w:val="24"/>
            <w:szCs w:val="24"/>
          </w:rPr>
          <w:delText>variation</w:delText>
        </w:r>
        <w:r w:rsidRPr="00157BFA" w:rsidDel="00B13C01">
          <w:rPr>
            <w:rFonts w:ascii="Times New Roman" w:hAnsi="Times New Roman" w:cs="Times New Roman"/>
            <w:color w:val="000000"/>
            <w:sz w:val="24"/>
            <w:szCs w:val="24"/>
          </w:rPr>
          <w:delText xml:space="preserve"> in </w:delText>
        </w:r>
        <w:r w:rsidDel="00B13C01">
          <w:rPr>
            <w:rFonts w:ascii="Times New Roman" w:hAnsi="Times New Roman" w:cs="Times New Roman"/>
            <w:color w:val="000000"/>
            <w:sz w:val="24"/>
            <w:szCs w:val="24"/>
          </w:rPr>
          <w:delText xml:space="preserve">seasonal </w:delText>
        </w:r>
        <w:r w:rsidRPr="00157BFA" w:rsidDel="00B13C01">
          <w:rPr>
            <w:rFonts w:ascii="Times New Roman" w:hAnsi="Times New Roman" w:cs="Times New Roman"/>
            <w:color w:val="000000"/>
            <w:sz w:val="24"/>
            <w:szCs w:val="24"/>
          </w:rPr>
          <w:delText xml:space="preserve">abundance. </w:delText>
        </w:r>
        <w:r w:rsidDel="00B13C01">
          <w:rPr>
            <w:rFonts w:ascii="Times New Roman" w:hAnsi="Times New Roman" w:cs="Times New Roman"/>
            <w:color w:val="000000"/>
            <w:sz w:val="24"/>
            <w:szCs w:val="24"/>
          </w:rPr>
          <w:delText xml:space="preserve">Prior to modeling, </w:delText>
        </w:r>
        <w:r w:rsidR="004C74E4" w:rsidDel="00B13C01">
          <w:rPr>
            <w:rFonts w:ascii="Times New Roman" w:hAnsi="Times New Roman" w:cs="Times New Roman"/>
            <w:color w:val="000000"/>
            <w:sz w:val="24"/>
            <w:szCs w:val="24"/>
          </w:rPr>
          <w:delText xml:space="preserve">we </w:delText>
        </w:r>
        <w:r w:rsidDel="00B13C01">
          <w:rPr>
            <w:rFonts w:ascii="Times New Roman" w:hAnsi="Times New Roman" w:cs="Times New Roman"/>
            <w:color w:val="000000"/>
            <w:sz w:val="24"/>
            <w:szCs w:val="24"/>
          </w:rPr>
          <w:delText>z-score transformed climate covariates.</w:delText>
        </w:r>
        <w:r w:rsidR="004C74E4" w:rsidDel="00B13C01">
          <w:rPr>
            <w:rFonts w:ascii="Times New Roman" w:hAnsi="Times New Roman" w:cs="Times New Roman"/>
            <w:color w:val="000000"/>
            <w:sz w:val="24"/>
            <w:szCs w:val="24"/>
          </w:rPr>
          <w:delText xml:space="preserve"> No transformation was performed on proportion alfalfa and proportion potato.</w:delText>
        </w:r>
        <w:r w:rsidR="00937B26" w:rsidDel="00B13C01">
          <w:rPr>
            <w:rFonts w:ascii="Times New Roman" w:hAnsi="Times New Roman" w:cs="Times New Roman"/>
            <w:sz w:val="24"/>
            <w:szCs w:val="24"/>
          </w:rPr>
          <w:delText xml:space="preserve"> </w:delText>
        </w:r>
        <w:r w:rsidR="004C74E4" w:rsidDel="00B13C01">
          <w:rPr>
            <w:rFonts w:ascii="Times New Roman" w:hAnsi="Times New Roman" w:cs="Times New Roman"/>
            <w:sz w:val="24"/>
            <w:szCs w:val="24"/>
          </w:rPr>
          <w:delText xml:space="preserve">Models included “year” </w:delText>
        </w:r>
        <w:r w:rsidR="00140A9E" w:rsidDel="00B13C01">
          <w:rPr>
            <w:rFonts w:ascii="Times New Roman" w:hAnsi="Times New Roman" w:cs="Times New Roman"/>
            <w:sz w:val="24"/>
            <w:szCs w:val="24"/>
          </w:rPr>
          <w:delText xml:space="preserve">and “number of weeks sampled” </w:delText>
        </w:r>
        <w:r w:rsidR="004C74E4" w:rsidDel="00B13C01">
          <w:rPr>
            <w:rFonts w:ascii="Times New Roman" w:hAnsi="Times New Roman" w:cs="Times New Roman"/>
            <w:sz w:val="24"/>
            <w:szCs w:val="24"/>
          </w:rPr>
          <w:delText>as random effect</w:delText>
        </w:r>
        <w:r w:rsidR="00140A9E" w:rsidDel="00B13C01">
          <w:rPr>
            <w:rFonts w:ascii="Times New Roman" w:hAnsi="Times New Roman" w:cs="Times New Roman"/>
            <w:sz w:val="24"/>
            <w:szCs w:val="24"/>
          </w:rPr>
          <w:delText>s. Variation in the number of weeks sampled was small</w:delText>
        </w:r>
        <w:r w:rsidR="004C74E4" w:rsidDel="00B13C01">
          <w:rPr>
            <w:rFonts w:ascii="Times New Roman" w:hAnsi="Times New Roman" w:cs="Times New Roman"/>
            <w:sz w:val="24"/>
            <w:szCs w:val="24"/>
          </w:rPr>
          <w:delText xml:space="preserve"> </w:delText>
        </w:r>
        <w:r w:rsidR="00140A9E" w:rsidDel="00B13C01">
          <w:rPr>
            <w:rFonts w:ascii="Times New Roman" w:hAnsi="Times New Roman" w:cs="Times New Roman"/>
            <w:sz w:val="24"/>
            <w:szCs w:val="24"/>
          </w:rPr>
          <w:delText>(mean ± s</w:delText>
        </w:r>
        <w:r w:rsidR="00D9075E" w:rsidDel="00B13C01">
          <w:rPr>
            <w:rFonts w:ascii="Times New Roman" w:hAnsi="Times New Roman" w:cs="Times New Roman"/>
            <w:sz w:val="24"/>
            <w:szCs w:val="24"/>
          </w:rPr>
          <w:delText>tandard error</w:delText>
        </w:r>
        <w:r w:rsidR="00140A9E" w:rsidDel="00B13C01">
          <w:rPr>
            <w:rFonts w:ascii="Times New Roman" w:hAnsi="Times New Roman" w:cs="Times New Roman"/>
            <w:sz w:val="24"/>
            <w:szCs w:val="24"/>
          </w:rPr>
          <w:delText xml:space="preserve"> for spring = 6.1 ± 0.12; summer = 8.4 ± 0.13; autumn = 6.8 ± 0.14</w:delText>
        </w:r>
        <w:r w:rsidR="008150D9" w:rsidDel="00B13C01">
          <w:rPr>
            <w:rFonts w:ascii="Times New Roman" w:hAnsi="Times New Roman" w:cs="Times New Roman"/>
            <w:sz w:val="24"/>
            <w:szCs w:val="24"/>
          </w:rPr>
          <w:delText>) and</w:delText>
        </w:r>
        <w:r w:rsidR="00140A9E" w:rsidDel="00B13C01">
          <w:rPr>
            <w:rFonts w:ascii="Times New Roman" w:hAnsi="Times New Roman" w:cs="Times New Roman"/>
            <w:sz w:val="24"/>
            <w:szCs w:val="24"/>
          </w:rPr>
          <w:delText xml:space="preserve"> can be visualized in Supplementary Figure 4.</w:delText>
        </w:r>
      </w:del>
    </w:p>
    <w:p w14:paraId="4D25E3A4" w14:textId="206B08BF" w:rsidR="00140A9E" w:rsidDel="006B5810" w:rsidRDefault="00140A9E" w:rsidP="00CD18CB">
      <w:pPr>
        <w:spacing w:line="480" w:lineRule="auto"/>
        <w:ind w:firstLine="720"/>
        <w:rPr>
          <w:del w:id="258" w:author="Crossley, Michael" w:date="2023-03-14T09:50:00Z"/>
          <w:rFonts w:ascii="Times New Roman" w:hAnsi="Times New Roman" w:cs="Times New Roman"/>
          <w:sz w:val="24"/>
          <w:szCs w:val="24"/>
        </w:rPr>
      </w:pPr>
      <w:del w:id="259" w:author="Crossley, Michael" w:date="2023-03-14T09:50:00Z">
        <w:r w:rsidDel="006B5810">
          <w:rPr>
            <w:rFonts w:ascii="Times New Roman" w:hAnsi="Times New Roman" w:cs="Times New Roman"/>
            <w:sz w:val="24"/>
            <w:szCs w:val="24"/>
          </w:rPr>
          <w:delText xml:space="preserve">Our modeling procedure involved first constructing three global models that tested the importance of seasonal climate covariates and land use covariates in explaining </w:delText>
        </w:r>
        <w:r w:rsidR="00B827DD" w:rsidRPr="00157BFA" w:rsidDel="006B5810">
          <w:rPr>
            <w:rFonts w:ascii="Times New Roman" w:hAnsi="Times New Roman" w:cs="Times New Roman"/>
            <w:color w:val="000000"/>
            <w:sz w:val="24"/>
            <w:szCs w:val="24"/>
          </w:rPr>
          <w:delText>site</w:delText>
        </w:r>
        <w:r w:rsidR="00B827DD" w:rsidDel="006B5810">
          <w:rPr>
            <w:rFonts w:ascii="Times New Roman" w:hAnsi="Times New Roman" w:cs="Times New Roman"/>
            <w:color w:val="000000"/>
            <w:sz w:val="24"/>
            <w:szCs w:val="24"/>
          </w:rPr>
          <w:delText xml:space="preserve">-by-year </w:delText>
        </w:r>
        <w:r w:rsidR="00B827DD" w:rsidRPr="00157BFA" w:rsidDel="006B5810">
          <w:rPr>
            <w:rFonts w:ascii="Times New Roman" w:hAnsi="Times New Roman" w:cs="Times New Roman"/>
            <w:color w:val="000000"/>
            <w:sz w:val="24"/>
            <w:szCs w:val="24"/>
          </w:rPr>
          <w:delText xml:space="preserve">level </w:delText>
        </w:r>
        <w:r w:rsidR="00B827DD" w:rsidDel="006B5810">
          <w:rPr>
            <w:rFonts w:ascii="Times New Roman" w:hAnsi="Times New Roman" w:cs="Times New Roman"/>
            <w:color w:val="000000"/>
            <w:sz w:val="24"/>
            <w:szCs w:val="24"/>
          </w:rPr>
          <w:delText xml:space="preserve">variation </w:delText>
        </w:r>
        <w:r w:rsidR="00B827DD" w:rsidDel="006B5810">
          <w:rPr>
            <w:rFonts w:ascii="Times New Roman" w:hAnsi="Times New Roman" w:cs="Times New Roman"/>
            <w:sz w:val="24"/>
            <w:szCs w:val="24"/>
          </w:rPr>
          <w:delText>in</w:delText>
        </w:r>
        <w:r w:rsidDel="006B5810">
          <w:rPr>
            <w:rFonts w:ascii="Times New Roman" w:hAnsi="Times New Roman" w:cs="Times New Roman"/>
            <w:sz w:val="24"/>
            <w:szCs w:val="24"/>
          </w:rPr>
          <w:delText xml:space="preserve"> PLH counts. Each model included “proportion alfalfa” and “proportion potato” as fixed effects. The first model included a three-way interaction between “spring temperature”, “spring precipitation”, and “season” (Spring | Summer | Autumn). The second model included a three-way interaction between “summer temperature”, “summer precipitation”, and “season”. The third model included a three-way interaction between” autumn temperature”, “autumn precipitation”, and “season”. Finding a significant main effect of “season” in all three global models, we chose to interpret models of PLH counts for each season separately (e.g., the model for spring PLH counts only included a two-way interaction between “spring temperature” and </w:delText>
        </w:r>
        <w:r w:rsidDel="006B5810">
          <w:rPr>
            <w:rFonts w:ascii="Times New Roman" w:hAnsi="Times New Roman" w:cs="Times New Roman"/>
            <w:sz w:val="24"/>
            <w:szCs w:val="24"/>
          </w:rPr>
          <w:lastRenderedPageBreak/>
          <w:delText xml:space="preserve">“spring precipitation”, as well as fixed effects of “proportion alfalfa” and “proportion potato”, and random effects of “year” and “number of weeks sampled”). </w:delText>
        </w:r>
        <w:r w:rsidR="002371FE" w:rsidDel="006B5810">
          <w:rPr>
            <w:rFonts w:ascii="Times New Roman" w:hAnsi="Times New Roman" w:cs="Times New Roman"/>
            <w:sz w:val="24"/>
            <w:szCs w:val="24"/>
          </w:rPr>
          <w:delText>The conditional coefficient of determination for each model (R</w:delText>
        </w:r>
        <w:r w:rsidR="002371FE" w:rsidRPr="00CE2925" w:rsidDel="006B5810">
          <w:rPr>
            <w:rFonts w:ascii="Times New Roman" w:hAnsi="Times New Roman" w:cs="Times New Roman"/>
            <w:sz w:val="24"/>
            <w:szCs w:val="24"/>
            <w:vertAlign w:val="superscript"/>
          </w:rPr>
          <w:delText>2</w:delText>
        </w:r>
        <w:r w:rsidR="002371FE" w:rsidRPr="00CE2925" w:rsidDel="006B5810">
          <w:rPr>
            <w:rFonts w:ascii="Times New Roman" w:hAnsi="Times New Roman" w:cs="Times New Roman"/>
            <w:sz w:val="24"/>
            <w:szCs w:val="24"/>
            <w:vertAlign w:val="subscript"/>
          </w:rPr>
          <w:delText>GLMM</w:delText>
        </w:r>
        <w:r w:rsidR="002371FE" w:rsidRPr="00184668" w:rsidDel="006B5810">
          <w:rPr>
            <w:rFonts w:ascii="Times New Roman" w:hAnsi="Times New Roman" w:cs="Times New Roman"/>
            <w:sz w:val="24"/>
            <w:szCs w:val="24"/>
          </w:rPr>
          <w:delText>)</w:delText>
        </w:r>
        <w:r w:rsidR="002371FE" w:rsidDel="006B5810">
          <w:rPr>
            <w:rFonts w:ascii="Times New Roman" w:hAnsi="Times New Roman" w:cs="Times New Roman"/>
            <w:sz w:val="24"/>
            <w:szCs w:val="24"/>
          </w:rPr>
          <w:delText>, derived with a lognormal approximation, was calculated with the ‘</w:delText>
        </w:r>
        <w:r w:rsidR="002371FE" w:rsidRPr="003F50F7" w:rsidDel="006B5810">
          <w:rPr>
            <w:rFonts w:ascii="Times New Roman" w:hAnsi="Times New Roman" w:cs="Times New Roman"/>
            <w:sz w:val="24"/>
            <w:szCs w:val="24"/>
          </w:rPr>
          <w:delText>r.squaredGLMM</w:delText>
        </w:r>
        <w:r w:rsidR="002371FE" w:rsidDel="006B5810">
          <w:rPr>
            <w:rFonts w:ascii="Times New Roman" w:hAnsi="Times New Roman" w:cs="Times New Roman"/>
            <w:sz w:val="24"/>
            <w:szCs w:val="24"/>
          </w:rPr>
          <w:delText xml:space="preserve">’ function in glmmTMB (Nakagawa et al. 2017). </w:delText>
        </w:r>
      </w:del>
      <w:moveFromRangeStart w:id="260" w:author="Crossley, Michael" w:date="2023-03-14T09:48:00Z" w:name="move129679722"/>
      <w:moveFrom w:id="261" w:author="Crossley, Michael" w:date="2023-03-14T09:48:00Z">
        <w:del w:id="262" w:author="Crossley, Michael" w:date="2023-03-14T09:50:00Z">
          <w:r w:rsidR="002371FE" w:rsidDel="006B5810">
            <w:rPr>
              <w:rFonts w:ascii="Times New Roman" w:hAnsi="Times New Roman" w:cs="Times New Roman"/>
              <w:sz w:val="24"/>
              <w:szCs w:val="24"/>
            </w:rPr>
            <w:delText xml:space="preserve">Multicollinearity among covariates was assessed using the ‘check_collinearity’ function in the ‘performance’ R package (Ludecke et. al 2020), and </w:delText>
          </w:r>
          <w:r w:rsidDel="006B5810">
            <w:rPr>
              <w:rFonts w:ascii="Times New Roman" w:hAnsi="Times New Roman" w:cs="Times New Roman"/>
              <w:sz w:val="24"/>
              <w:szCs w:val="24"/>
            </w:rPr>
            <w:delText>variance inflation factors were all &lt; 2</w:delText>
          </w:r>
          <w:r w:rsidR="002371FE" w:rsidDel="006B5810">
            <w:rPr>
              <w:rFonts w:ascii="Times New Roman" w:hAnsi="Times New Roman" w:cs="Times New Roman"/>
              <w:sz w:val="24"/>
              <w:szCs w:val="24"/>
            </w:rPr>
            <w:delText>.</w:delText>
          </w:r>
          <w:r w:rsidR="00315121" w:rsidDel="006B5810">
            <w:rPr>
              <w:rFonts w:ascii="Times New Roman" w:hAnsi="Times New Roman" w:cs="Times New Roman"/>
              <w:sz w:val="24"/>
              <w:szCs w:val="24"/>
            </w:rPr>
            <w:delText xml:space="preserve"> Spatial autocorrelation in residuals was checked using the </w:delText>
          </w:r>
          <w:r w:rsidR="003818CB" w:rsidDel="006B5810">
            <w:rPr>
              <w:rFonts w:ascii="Times New Roman" w:hAnsi="Times New Roman" w:cs="Times New Roman"/>
              <w:sz w:val="24"/>
              <w:szCs w:val="24"/>
            </w:rPr>
            <w:delText>‘</w:delText>
          </w:r>
          <w:r w:rsidR="003818CB" w:rsidRPr="003818CB" w:rsidDel="006B5810">
            <w:rPr>
              <w:rFonts w:ascii="Times New Roman" w:hAnsi="Times New Roman" w:cs="Times New Roman"/>
              <w:sz w:val="24"/>
              <w:szCs w:val="24"/>
            </w:rPr>
            <w:delText>testSpatialAutocorrelation</w:delText>
          </w:r>
          <w:r w:rsidR="003818CB" w:rsidDel="006B5810">
            <w:rPr>
              <w:rFonts w:ascii="Times New Roman" w:hAnsi="Times New Roman" w:cs="Times New Roman"/>
              <w:sz w:val="24"/>
              <w:szCs w:val="24"/>
            </w:rPr>
            <w:delText>’ function in the ‘DHARMa’ R package (Hartig 2020), and no evidence of spatial autocorrelation was found.</w:delText>
          </w:r>
        </w:del>
      </w:moveFrom>
      <w:moveFromRangeEnd w:id="260"/>
    </w:p>
    <w:p w14:paraId="35281D7F" w14:textId="77777777" w:rsidR="004A6423" w:rsidRPr="00EF238A" w:rsidRDefault="004A6423" w:rsidP="006651DE">
      <w:pPr>
        <w:spacing w:after="0" w:line="480" w:lineRule="auto"/>
        <w:rPr>
          <w:rFonts w:ascii="Times New Roman" w:hAnsi="Times New Roman" w:cs="Times New Roman"/>
          <w:sz w:val="24"/>
          <w:szCs w:val="24"/>
        </w:rPr>
      </w:pPr>
    </w:p>
    <w:p w14:paraId="66F17665" w14:textId="762968DA" w:rsidR="007948F1" w:rsidRPr="001274B6" w:rsidRDefault="007948F1" w:rsidP="006651DE">
      <w:pPr>
        <w:spacing w:after="0" w:line="480" w:lineRule="auto"/>
        <w:rPr>
          <w:rFonts w:ascii="Times New Roman" w:hAnsi="Times New Roman" w:cs="Times New Roman"/>
          <w:b/>
          <w:bCs/>
          <w:sz w:val="24"/>
          <w:szCs w:val="24"/>
        </w:rPr>
      </w:pPr>
      <w:r w:rsidRPr="001274B6">
        <w:rPr>
          <w:rFonts w:ascii="Times New Roman" w:hAnsi="Times New Roman" w:cs="Times New Roman"/>
          <w:b/>
          <w:bCs/>
          <w:sz w:val="24"/>
          <w:szCs w:val="24"/>
        </w:rPr>
        <w:t>Results</w:t>
      </w:r>
    </w:p>
    <w:p w14:paraId="436D11B9" w14:textId="01ECBFCC" w:rsidR="00443E13" w:rsidRDefault="005E6625" w:rsidP="00D9075E">
      <w:pPr>
        <w:spacing w:after="0" w:line="480" w:lineRule="auto"/>
        <w:ind w:firstLine="720"/>
        <w:rPr>
          <w:ins w:id="263" w:author="Crossley, Michael" w:date="2023-03-14T10:26:00Z"/>
          <w:rFonts w:ascii="Times New Roman" w:hAnsi="Times New Roman" w:cs="Times New Roman"/>
          <w:sz w:val="24"/>
          <w:szCs w:val="24"/>
        </w:rPr>
      </w:pPr>
      <w:r>
        <w:rPr>
          <w:rFonts w:ascii="Times New Roman" w:hAnsi="Times New Roman" w:cs="Times New Roman"/>
          <w:sz w:val="24"/>
          <w:szCs w:val="24"/>
        </w:rPr>
        <w:t xml:space="preserve"> </w:t>
      </w:r>
      <w:r w:rsidR="00D11689">
        <w:rPr>
          <w:rFonts w:ascii="Times New Roman" w:hAnsi="Times New Roman" w:cs="Times New Roman"/>
          <w:sz w:val="24"/>
          <w:szCs w:val="24"/>
        </w:rPr>
        <w:t>In</w:t>
      </w:r>
      <w:r w:rsidR="00DC5E0B">
        <w:rPr>
          <w:rFonts w:ascii="Times New Roman" w:hAnsi="Times New Roman" w:cs="Times New Roman"/>
          <w:sz w:val="24"/>
          <w:szCs w:val="24"/>
        </w:rPr>
        <w:t xml:space="preserve"> 2018</w:t>
      </w:r>
      <w:r w:rsidR="00D11689">
        <w:rPr>
          <w:rFonts w:ascii="Times New Roman" w:hAnsi="Times New Roman" w:cs="Times New Roman"/>
          <w:sz w:val="24"/>
          <w:szCs w:val="24"/>
        </w:rPr>
        <w:t>,</w:t>
      </w:r>
      <w:r w:rsidR="00DC5E0B">
        <w:rPr>
          <w:rFonts w:ascii="Times New Roman" w:hAnsi="Times New Roman" w:cs="Times New Roman"/>
          <w:sz w:val="24"/>
          <w:szCs w:val="24"/>
        </w:rPr>
        <w:t xml:space="preserve"> </w:t>
      </w:r>
      <w:r w:rsidR="00F03020">
        <w:rPr>
          <w:rFonts w:ascii="Times New Roman" w:hAnsi="Times New Roman" w:cs="Times New Roman"/>
          <w:sz w:val="24"/>
          <w:szCs w:val="24"/>
        </w:rPr>
        <w:t xml:space="preserve">Urbana-Champaign II, IL </w:t>
      </w:r>
      <w:r w:rsidR="00D06ACE">
        <w:rPr>
          <w:rFonts w:ascii="Times New Roman" w:hAnsi="Times New Roman" w:cs="Times New Roman"/>
          <w:sz w:val="24"/>
          <w:szCs w:val="24"/>
        </w:rPr>
        <w:t xml:space="preserve">had peaks </w:t>
      </w:r>
      <w:r w:rsidR="00AB274F">
        <w:rPr>
          <w:rFonts w:ascii="Times New Roman" w:hAnsi="Times New Roman" w:cs="Times New Roman"/>
          <w:sz w:val="24"/>
          <w:szCs w:val="24"/>
        </w:rPr>
        <w:t>of activity</w:t>
      </w:r>
      <w:ins w:id="264" w:author="Crossley, Michael" w:date="2023-03-14T10:26:00Z">
        <w:r w:rsidR="009E1D9C">
          <w:rPr>
            <w:rFonts w:ascii="Times New Roman" w:hAnsi="Times New Roman" w:cs="Times New Roman"/>
            <w:sz w:val="24"/>
            <w:szCs w:val="24"/>
          </w:rPr>
          <w:t>-density</w:t>
        </w:r>
      </w:ins>
      <w:r w:rsidR="00AB274F">
        <w:rPr>
          <w:rFonts w:ascii="Times New Roman" w:hAnsi="Times New Roman" w:cs="Times New Roman"/>
          <w:sz w:val="24"/>
          <w:szCs w:val="24"/>
        </w:rPr>
        <w:t xml:space="preserve"> </w:t>
      </w:r>
      <w:r w:rsidR="00DC5E0B">
        <w:rPr>
          <w:rFonts w:ascii="Times New Roman" w:hAnsi="Times New Roman" w:cs="Times New Roman"/>
          <w:sz w:val="24"/>
          <w:szCs w:val="24"/>
        </w:rPr>
        <w:t>on</w:t>
      </w:r>
      <w:r w:rsidR="00D06ACE">
        <w:rPr>
          <w:rFonts w:ascii="Times New Roman" w:hAnsi="Times New Roman" w:cs="Times New Roman"/>
          <w:sz w:val="24"/>
          <w:szCs w:val="24"/>
        </w:rPr>
        <w:t xml:space="preserve"> </w:t>
      </w:r>
      <w:r w:rsidR="00DC5E0B">
        <w:rPr>
          <w:rFonts w:ascii="Times New Roman" w:hAnsi="Times New Roman" w:cs="Times New Roman"/>
          <w:sz w:val="24"/>
          <w:szCs w:val="24"/>
        </w:rPr>
        <w:t>1 June</w:t>
      </w:r>
      <w:r w:rsidR="00D06ACE">
        <w:rPr>
          <w:rFonts w:ascii="Times New Roman" w:hAnsi="Times New Roman" w:cs="Times New Roman"/>
          <w:sz w:val="24"/>
          <w:szCs w:val="24"/>
        </w:rPr>
        <w:t xml:space="preserve"> (47 individuals)</w:t>
      </w:r>
      <w:r w:rsidR="00F03020">
        <w:rPr>
          <w:rFonts w:ascii="Times New Roman" w:hAnsi="Times New Roman" w:cs="Times New Roman"/>
          <w:sz w:val="24"/>
          <w:szCs w:val="24"/>
        </w:rPr>
        <w:t>,</w:t>
      </w:r>
      <w:r w:rsidR="00D06ACE">
        <w:rPr>
          <w:rFonts w:ascii="Times New Roman" w:hAnsi="Times New Roman" w:cs="Times New Roman"/>
          <w:sz w:val="24"/>
          <w:szCs w:val="24"/>
        </w:rPr>
        <w:t xml:space="preserve"> </w:t>
      </w:r>
      <w:r w:rsidR="00DC5E0B">
        <w:rPr>
          <w:rFonts w:ascii="Times New Roman" w:hAnsi="Times New Roman" w:cs="Times New Roman"/>
          <w:sz w:val="24"/>
          <w:szCs w:val="24"/>
        </w:rPr>
        <w:t xml:space="preserve">6 July </w:t>
      </w:r>
      <w:r w:rsidR="00D06ACE">
        <w:rPr>
          <w:rFonts w:ascii="Times New Roman" w:hAnsi="Times New Roman" w:cs="Times New Roman"/>
          <w:sz w:val="24"/>
          <w:szCs w:val="24"/>
        </w:rPr>
        <w:t>(27)</w:t>
      </w:r>
      <w:r w:rsidR="00F03020">
        <w:rPr>
          <w:rFonts w:ascii="Times New Roman" w:hAnsi="Times New Roman" w:cs="Times New Roman"/>
          <w:sz w:val="24"/>
          <w:szCs w:val="24"/>
        </w:rPr>
        <w:t>, 13 July (16) and 20 July (17)</w:t>
      </w:r>
      <w:ins w:id="265" w:author="Crossley, Michael" w:date="2023-03-14T16:18:00Z">
        <w:r w:rsidR="002053E4">
          <w:rPr>
            <w:rFonts w:ascii="Times New Roman" w:hAnsi="Times New Roman" w:cs="Times New Roman"/>
            <w:sz w:val="24"/>
            <w:szCs w:val="24"/>
          </w:rPr>
          <w:t xml:space="preserve"> (Figs</w:t>
        </w:r>
      </w:ins>
      <w:ins w:id="266" w:author="Crossley, Michael" w:date="2023-03-14T16:20:00Z">
        <w:r w:rsidR="00646CD3">
          <w:rPr>
            <w:rFonts w:ascii="Times New Roman" w:hAnsi="Times New Roman" w:cs="Times New Roman"/>
            <w:sz w:val="24"/>
            <w:szCs w:val="24"/>
          </w:rPr>
          <w:t>.</w:t>
        </w:r>
      </w:ins>
      <w:ins w:id="267" w:author="Crossley, Michael" w:date="2023-03-14T16:18:00Z">
        <w:r w:rsidR="002053E4">
          <w:rPr>
            <w:rFonts w:ascii="Times New Roman" w:hAnsi="Times New Roman" w:cs="Times New Roman"/>
            <w:sz w:val="24"/>
            <w:szCs w:val="24"/>
          </w:rPr>
          <w:t xml:space="preserve"> 1 &amp; 2)</w:t>
        </w:r>
      </w:ins>
      <w:r w:rsidR="005D243C">
        <w:rPr>
          <w:rFonts w:ascii="Times New Roman" w:hAnsi="Times New Roman" w:cs="Times New Roman"/>
          <w:sz w:val="24"/>
          <w:szCs w:val="24"/>
        </w:rPr>
        <w:t xml:space="preserve">. </w:t>
      </w:r>
      <w:r>
        <w:rPr>
          <w:rFonts w:ascii="Times New Roman" w:hAnsi="Times New Roman" w:cs="Times New Roman"/>
          <w:sz w:val="24"/>
          <w:szCs w:val="24"/>
        </w:rPr>
        <w:t>I</w:t>
      </w:r>
      <w:r w:rsidR="00DC5E0B">
        <w:rPr>
          <w:rFonts w:ascii="Times New Roman" w:hAnsi="Times New Roman" w:cs="Times New Roman"/>
          <w:sz w:val="24"/>
          <w:szCs w:val="24"/>
        </w:rPr>
        <w:t>n 2019, Freeport</w:t>
      </w:r>
      <w:r w:rsidR="00D11689">
        <w:rPr>
          <w:rFonts w:ascii="Times New Roman" w:hAnsi="Times New Roman" w:cs="Times New Roman"/>
          <w:sz w:val="24"/>
          <w:szCs w:val="24"/>
        </w:rPr>
        <w:t>, IL</w:t>
      </w:r>
      <w:r w:rsidR="00DC5E0B">
        <w:rPr>
          <w:rFonts w:ascii="Times New Roman" w:hAnsi="Times New Roman" w:cs="Times New Roman"/>
          <w:sz w:val="24"/>
          <w:szCs w:val="24"/>
        </w:rPr>
        <w:t xml:space="preserve"> had the highest peaks on 5 July (</w:t>
      </w:r>
      <w:r w:rsidR="00D06ACE">
        <w:rPr>
          <w:rFonts w:ascii="Times New Roman" w:hAnsi="Times New Roman" w:cs="Times New Roman"/>
          <w:sz w:val="24"/>
          <w:szCs w:val="24"/>
        </w:rPr>
        <w:t>13</w:t>
      </w:r>
      <w:r w:rsidR="00DC5E0B">
        <w:rPr>
          <w:rFonts w:ascii="Times New Roman" w:hAnsi="Times New Roman" w:cs="Times New Roman"/>
          <w:sz w:val="24"/>
          <w:szCs w:val="24"/>
        </w:rPr>
        <w:t>)</w:t>
      </w:r>
      <w:r w:rsidR="00D06ACE">
        <w:rPr>
          <w:rFonts w:ascii="Times New Roman" w:hAnsi="Times New Roman" w:cs="Times New Roman"/>
          <w:sz w:val="24"/>
          <w:szCs w:val="24"/>
        </w:rPr>
        <w:t xml:space="preserve"> and </w:t>
      </w:r>
      <w:r w:rsidR="0053777B">
        <w:rPr>
          <w:rFonts w:ascii="Times New Roman" w:hAnsi="Times New Roman" w:cs="Times New Roman"/>
          <w:sz w:val="24"/>
          <w:szCs w:val="24"/>
        </w:rPr>
        <w:t>on</w:t>
      </w:r>
      <w:r w:rsidR="00DC5E0B">
        <w:rPr>
          <w:rFonts w:ascii="Times New Roman" w:hAnsi="Times New Roman" w:cs="Times New Roman"/>
          <w:sz w:val="24"/>
          <w:szCs w:val="24"/>
        </w:rPr>
        <w:t xml:space="preserve"> 2 August (</w:t>
      </w:r>
      <w:r w:rsidR="00D06ACE">
        <w:rPr>
          <w:rFonts w:ascii="Times New Roman" w:hAnsi="Times New Roman" w:cs="Times New Roman"/>
          <w:sz w:val="24"/>
          <w:szCs w:val="24"/>
        </w:rPr>
        <w:t>23</w:t>
      </w:r>
      <w:r w:rsidR="00DC5E0B">
        <w:rPr>
          <w:rFonts w:ascii="Times New Roman" w:hAnsi="Times New Roman" w:cs="Times New Roman"/>
          <w:sz w:val="24"/>
          <w:szCs w:val="24"/>
        </w:rPr>
        <w:t>)</w:t>
      </w:r>
      <w:r w:rsidR="00D11689">
        <w:rPr>
          <w:rFonts w:ascii="Times New Roman" w:hAnsi="Times New Roman" w:cs="Times New Roman"/>
          <w:sz w:val="24"/>
          <w:szCs w:val="24"/>
        </w:rPr>
        <w:t xml:space="preserve">, and </w:t>
      </w:r>
      <w:r w:rsidR="00AB274F">
        <w:rPr>
          <w:rFonts w:ascii="Times New Roman" w:hAnsi="Times New Roman" w:cs="Times New Roman"/>
          <w:sz w:val="24"/>
          <w:szCs w:val="24"/>
        </w:rPr>
        <w:t xml:space="preserve">in </w:t>
      </w:r>
      <w:r w:rsidR="00D11689">
        <w:rPr>
          <w:rFonts w:ascii="Times New Roman" w:hAnsi="Times New Roman" w:cs="Times New Roman"/>
          <w:sz w:val="24"/>
          <w:szCs w:val="24"/>
        </w:rPr>
        <w:t>Kanawha, IA the peak was on 7 June</w:t>
      </w:r>
      <w:r w:rsidR="00AB274F">
        <w:rPr>
          <w:rFonts w:ascii="Times New Roman" w:hAnsi="Times New Roman" w:cs="Times New Roman"/>
          <w:sz w:val="24"/>
          <w:szCs w:val="24"/>
        </w:rPr>
        <w:t xml:space="preserve"> (27)</w:t>
      </w:r>
      <w:ins w:id="268" w:author="Crossley, Michael" w:date="2023-03-14T16:18:00Z">
        <w:r w:rsidR="002053E4">
          <w:rPr>
            <w:rFonts w:ascii="Times New Roman" w:hAnsi="Times New Roman" w:cs="Times New Roman"/>
            <w:sz w:val="24"/>
            <w:szCs w:val="24"/>
          </w:rPr>
          <w:t xml:space="preserve"> </w:t>
        </w:r>
        <w:r w:rsidR="002053E4">
          <w:rPr>
            <w:rFonts w:ascii="Times New Roman" w:hAnsi="Times New Roman" w:cs="Times New Roman"/>
            <w:sz w:val="24"/>
            <w:szCs w:val="24"/>
          </w:rPr>
          <w:t>(Figs</w:t>
        </w:r>
      </w:ins>
      <w:ins w:id="269" w:author="Crossley, Michael" w:date="2023-03-14T16:19:00Z">
        <w:r w:rsidR="00646CD3">
          <w:rPr>
            <w:rFonts w:ascii="Times New Roman" w:hAnsi="Times New Roman" w:cs="Times New Roman"/>
            <w:sz w:val="24"/>
            <w:szCs w:val="24"/>
          </w:rPr>
          <w:t>.</w:t>
        </w:r>
      </w:ins>
      <w:ins w:id="270" w:author="Crossley, Michael" w:date="2023-03-14T16:18:00Z">
        <w:r w:rsidR="002053E4">
          <w:rPr>
            <w:rFonts w:ascii="Times New Roman" w:hAnsi="Times New Roman" w:cs="Times New Roman"/>
            <w:sz w:val="24"/>
            <w:szCs w:val="24"/>
          </w:rPr>
          <w:t xml:space="preserve"> 1 &amp; </w:t>
        </w:r>
        <w:r w:rsidR="002053E4">
          <w:rPr>
            <w:rFonts w:ascii="Times New Roman" w:hAnsi="Times New Roman" w:cs="Times New Roman"/>
            <w:sz w:val="24"/>
            <w:szCs w:val="24"/>
          </w:rPr>
          <w:t>3</w:t>
        </w:r>
        <w:r w:rsidR="002053E4">
          <w:rPr>
            <w:rFonts w:ascii="Times New Roman" w:hAnsi="Times New Roman" w:cs="Times New Roman"/>
            <w:sz w:val="24"/>
            <w:szCs w:val="24"/>
          </w:rPr>
          <w:t>)</w:t>
        </w:r>
      </w:ins>
      <w:r w:rsidR="00DC5E0B">
        <w:rPr>
          <w:rFonts w:ascii="Times New Roman" w:hAnsi="Times New Roman" w:cs="Times New Roman"/>
          <w:sz w:val="24"/>
          <w:szCs w:val="24"/>
        </w:rPr>
        <w:t>.</w:t>
      </w:r>
      <w:r>
        <w:rPr>
          <w:rFonts w:ascii="Times New Roman" w:hAnsi="Times New Roman" w:cs="Times New Roman"/>
          <w:sz w:val="24"/>
          <w:szCs w:val="24"/>
        </w:rPr>
        <w:t xml:space="preserve"> </w:t>
      </w:r>
      <w:r w:rsidR="005D243C">
        <w:rPr>
          <w:rFonts w:ascii="Times New Roman" w:hAnsi="Times New Roman" w:cs="Times New Roman"/>
          <w:sz w:val="24"/>
          <w:szCs w:val="24"/>
        </w:rPr>
        <w:t xml:space="preserve">In 2020, </w:t>
      </w:r>
      <w:r w:rsidR="00F03020">
        <w:rPr>
          <w:rFonts w:ascii="Times New Roman" w:hAnsi="Times New Roman" w:cs="Times New Roman"/>
          <w:sz w:val="24"/>
          <w:szCs w:val="24"/>
        </w:rPr>
        <w:t xml:space="preserve">Urbana-Champaign II, IL had peaks </w:t>
      </w:r>
      <w:r w:rsidR="005D243C">
        <w:rPr>
          <w:rFonts w:ascii="Times New Roman" w:hAnsi="Times New Roman" w:cs="Times New Roman"/>
          <w:sz w:val="24"/>
          <w:szCs w:val="24"/>
        </w:rPr>
        <w:t>on 13 June (36)</w:t>
      </w:r>
      <w:r w:rsidR="00AB274F">
        <w:rPr>
          <w:rFonts w:ascii="Times New Roman" w:hAnsi="Times New Roman" w:cs="Times New Roman"/>
          <w:sz w:val="24"/>
          <w:szCs w:val="24"/>
        </w:rPr>
        <w:t>, 10 Jul (10) and</w:t>
      </w:r>
      <w:r w:rsidR="005D243C">
        <w:rPr>
          <w:rFonts w:ascii="Times New Roman" w:hAnsi="Times New Roman" w:cs="Times New Roman"/>
          <w:sz w:val="24"/>
          <w:szCs w:val="24"/>
        </w:rPr>
        <w:t xml:space="preserve"> 31 July (13)</w:t>
      </w:r>
      <w:ins w:id="271" w:author="Crossley, Michael" w:date="2023-03-14T16:19:00Z">
        <w:r w:rsidR="002E335E">
          <w:rPr>
            <w:rFonts w:ascii="Times New Roman" w:hAnsi="Times New Roman" w:cs="Times New Roman"/>
            <w:sz w:val="24"/>
            <w:szCs w:val="24"/>
          </w:rPr>
          <w:t>,</w:t>
        </w:r>
      </w:ins>
      <w:del w:id="272" w:author="Crossley, Michael" w:date="2023-03-14T16:19:00Z">
        <w:r w:rsidR="005D243C" w:rsidDel="002E335E">
          <w:rPr>
            <w:rFonts w:ascii="Times New Roman" w:hAnsi="Times New Roman" w:cs="Times New Roman"/>
            <w:sz w:val="24"/>
            <w:szCs w:val="24"/>
          </w:rPr>
          <w:delText>.</w:delText>
        </w:r>
      </w:del>
      <w:r w:rsidR="00F03020">
        <w:rPr>
          <w:rFonts w:ascii="Times New Roman" w:hAnsi="Times New Roman" w:cs="Times New Roman"/>
          <w:sz w:val="24"/>
          <w:szCs w:val="24"/>
        </w:rPr>
        <w:t xml:space="preserve"> </w:t>
      </w:r>
      <w:r w:rsidR="00AB274F">
        <w:rPr>
          <w:rFonts w:ascii="Times New Roman" w:hAnsi="Times New Roman" w:cs="Times New Roman"/>
          <w:sz w:val="24"/>
          <w:szCs w:val="24"/>
        </w:rPr>
        <w:t>Lafayette, IN had peaks</w:t>
      </w:r>
      <w:r w:rsidR="001047A1">
        <w:rPr>
          <w:rFonts w:ascii="Times New Roman" w:hAnsi="Times New Roman" w:cs="Times New Roman"/>
          <w:sz w:val="24"/>
          <w:szCs w:val="24"/>
        </w:rPr>
        <w:t xml:space="preserve"> on 29 May (10) and 19 June (17</w:t>
      </w:r>
      <w:r w:rsidR="002112CC">
        <w:rPr>
          <w:rFonts w:ascii="Times New Roman" w:hAnsi="Times New Roman" w:cs="Times New Roman"/>
          <w:sz w:val="24"/>
          <w:szCs w:val="24"/>
        </w:rPr>
        <w:t xml:space="preserve">), and </w:t>
      </w:r>
      <w:r w:rsidR="001047A1">
        <w:rPr>
          <w:rFonts w:ascii="Times New Roman" w:hAnsi="Times New Roman" w:cs="Times New Roman"/>
          <w:sz w:val="24"/>
          <w:szCs w:val="24"/>
        </w:rPr>
        <w:t>Kanawha, IA had multiple peaks of activity</w:t>
      </w:r>
      <w:ins w:id="273" w:author="Crossley, Michael" w:date="2023-03-14T10:27:00Z">
        <w:r w:rsidR="009E1D9C">
          <w:rPr>
            <w:rFonts w:ascii="Times New Roman" w:hAnsi="Times New Roman" w:cs="Times New Roman"/>
            <w:sz w:val="24"/>
            <w:szCs w:val="24"/>
          </w:rPr>
          <w:t>-density</w:t>
        </w:r>
      </w:ins>
      <w:r w:rsidR="001047A1">
        <w:rPr>
          <w:rFonts w:ascii="Times New Roman" w:hAnsi="Times New Roman" w:cs="Times New Roman"/>
          <w:sz w:val="24"/>
          <w:szCs w:val="24"/>
        </w:rPr>
        <w:t xml:space="preserve"> on 3 July (17), 7 August (11) and 21 August (14)</w:t>
      </w:r>
      <w:ins w:id="274" w:author="Crossley, Michael" w:date="2023-03-14T16:19:00Z">
        <w:r w:rsidR="002E335E">
          <w:rPr>
            <w:rFonts w:ascii="Times New Roman" w:hAnsi="Times New Roman" w:cs="Times New Roman"/>
            <w:sz w:val="24"/>
            <w:szCs w:val="24"/>
          </w:rPr>
          <w:t xml:space="preserve"> </w:t>
        </w:r>
        <w:r w:rsidR="002E335E">
          <w:rPr>
            <w:rFonts w:ascii="Times New Roman" w:hAnsi="Times New Roman" w:cs="Times New Roman"/>
            <w:sz w:val="24"/>
            <w:szCs w:val="24"/>
          </w:rPr>
          <w:t>(Figs</w:t>
        </w:r>
      </w:ins>
      <w:ins w:id="275" w:author="Crossley, Michael" w:date="2023-03-14T16:20:00Z">
        <w:r w:rsidR="00646CD3">
          <w:rPr>
            <w:rFonts w:ascii="Times New Roman" w:hAnsi="Times New Roman" w:cs="Times New Roman"/>
            <w:sz w:val="24"/>
            <w:szCs w:val="24"/>
          </w:rPr>
          <w:t>.</w:t>
        </w:r>
      </w:ins>
      <w:ins w:id="276" w:author="Crossley, Michael" w:date="2023-03-14T16:19:00Z">
        <w:r w:rsidR="002E335E">
          <w:rPr>
            <w:rFonts w:ascii="Times New Roman" w:hAnsi="Times New Roman" w:cs="Times New Roman"/>
            <w:sz w:val="24"/>
            <w:szCs w:val="24"/>
          </w:rPr>
          <w:t xml:space="preserve"> 1 &amp; </w:t>
        </w:r>
        <w:r w:rsidR="002E335E">
          <w:rPr>
            <w:rFonts w:ascii="Times New Roman" w:hAnsi="Times New Roman" w:cs="Times New Roman"/>
            <w:sz w:val="24"/>
            <w:szCs w:val="24"/>
          </w:rPr>
          <w:t>4</w:t>
        </w:r>
        <w:r w:rsidR="002E335E">
          <w:rPr>
            <w:rFonts w:ascii="Times New Roman" w:hAnsi="Times New Roman" w:cs="Times New Roman"/>
            <w:sz w:val="24"/>
            <w:szCs w:val="24"/>
          </w:rPr>
          <w:t>)</w:t>
        </w:r>
      </w:ins>
      <w:r w:rsidR="001047A1">
        <w:rPr>
          <w:rFonts w:ascii="Times New Roman" w:hAnsi="Times New Roman" w:cs="Times New Roman"/>
          <w:sz w:val="24"/>
          <w:szCs w:val="24"/>
        </w:rPr>
        <w:t>.</w:t>
      </w:r>
      <w:r w:rsidR="00AB274F">
        <w:rPr>
          <w:rFonts w:ascii="Times New Roman" w:hAnsi="Times New Roman" w:cs="Times New Roman"/>
          <w:sz w:val="24"/>
          <w:szCs w:val="24"/>
        </w:rPr>
        <w:t xml:space="preserve"> </w:t>
      </w:r>
      <w:r>
        <w:rPr>
          <w:rFonts w:ascii="Times New Roman" w:hAnsi="Times New Roman" w:cs="Times New Roman"/>
          <w:sz w:val="24"/>
          <w:szCs w:val="24"/>
        </w:rPr>
        <w:t>In 2021, Orr</w:t>
      </w:r>
      <w:r w:rsidR="00D11689">
        <w:rPr>
          <w:rFonts w:ascii="Times New Roman" w:hAnsi="Times New Roman" w:cs="Times New Roman"/>
          <w:sz w:val="24"/>
          <w:szCs w:val="24"/>
        </w:rPr>
        <w:t>, IL</w:t>
      </w:r>
      <w:r>
        <w:rPr>
          <w:rFonts w:ascii="Times New Roman" w:hAnsi="Times New Roman" w:cs="Times New Roman"/>
          <w:sz w:val="24"/>
          <w:szCs w:val="24"/>
        </w:rPr>
        <w:t xml:space="preserve"> had </w:t>
      </w:r>
      <w:r w:rsidR="0069369D">
        <w:rPr>
          <w:rFonts w:ascii="Times New Roman" w:hAnsi="Times New Roman" w:cs="Times New Roman"/>
          <w:sz w:val="24"/>
          <w:szCs w:val="24"/>
        </w:rPr>
        <w:t>a peak</w:t>
      </w:r>
      <w:r>
        <w:rPr>
          <w:rFonts w:ascii="Times New Roman" w:hAnsi="Times New Roman" w:cs="Times New Roman"/>
          <w:sz w:val="24"/>
          <w:szCs w:val="24"/>
        </w:rPr>
        <w:t xml:space="preserve"> on 18 June (29)</w:t>
      </w:r>
      <w:ins w:id="277" w:author="Crossley, Michael" w:date="2023-03-14T16:19:00Z">
        <w:r w:rsidR="002E335E">
          <w:rPr>
            <w:rFonts w:ascii="Times New Roman" w:hAnsi="Times New Roman" w:cs="Times New Roman"/>
            <w:sz w:val="24"/>
            <w:szCs w:val="24"/>
          </w:rPr>
          <w:t>,</w:t>
        </w:r>
      </w:ins>
      <w:del w:id="278" w:author="Crossley, Michael" w:date="2023-03-14T16:19:00Z">
        <w:r w:rsidDel="002E335E">
          <w:rPr>
            <w:rFonts w:ascii="Times New Roman" w:hAnsi="Times New Roman" w:cs="Times New Roman"/>
            <w:sz w:val="24"/>
            <w:szCs w:val="24"/>
          </w:rPr>
          <w:delText>.</w:delText>
        </w:r>
      </w:del>
      <w:r w:rsidR="00DC5E0B" w:rsidDel="00DC5E0B">
        <w:rPr>
          <w:rFonts w:ascii="Times New Roman" w:hAnsi="Times New Roman" w:cs="Times New Roman"/>
          <w:sz w:val="24"/>
          <w:szCs w:val="24"/>
        </w:rPr>
        <w:t xml:space="preserve"> </w:t>
      </w:r>
      <w:r w:rsidR="0069369D">
        <w:rPr>
          <w:rFonts w:ascii="Times New Roman" w:hAnsi="Times New Roman" w:cs="Times New Roman"/>
          <w:sz w:val="24"/>
          <w:szCs w:val="24"/>
        </w:rPr>
        <w:t>Columbia City, IN had a single peak on 11 June (13), and in Lafayette, IN on 1 October (11)</w:t>
      </w:r>
      <w:del w:id="279" w:author="Crossley, Michael" w:date="2023-03-14T16:19:00Z">
        <w:r w:rsidR="0069369D" w:rsidDel="00646CD3">
          <w:rPr>
            <w:rFonts w:ascii="Times New Roman" w:hAnsi="Times New Roman" w:cs="Times New Roman"/>
            <w:sz w:val="24"/>
            <w:szCs w:val="24"/>
          </w:rPr>
          <w:delText>.</w:delText>
        </w:r>
      </w:del>
      <w:ins w:id="280" w:author="Crossley, Michael" w:date="2023-03-14T16:19:00Z">
        <w:r w:rsidR="00646CD3">
          <w:rPr>
            <w:rFonts w:ascii="Times New Roman" w:hAnsi="Times New Roman" w:cs="Times New Roman"/>
            <w:sz w:val="24"/>
            <w:szCs w:val="24"/>
          </w:rPr>
          <w:t>,</w:t>
        </w:r>
      </w:ins>
      <w:r w:rsidR="0069369D">
        <w:rPr>
          <w:rFonts w:ascii="Times New Roman" w:hAnsi="Times New Roman" w:cs="Times New Roman"/>
          <w:sz w:val="24"/>
          <w:szCs w:val="24"/>
        </w:rPr>
        <w:t xml:space="preserve"> </w:t>
      </w:r>
      <w:r w:rsidR="006817C8">
        <w:rPr>
          <w:rFonts w:ascii="Times New Roman" w:hAnsi="Times New Roman" w:cs="Times New Roman"/>
          <w:sz w:val="24"/>
          <w:szCs w:val="24"/>
        </w:rPr>
        <w:t>Kanawha, IA had two peaks on 11 June (14) and 23 July (38), and in Hancock, WI on 20 August (35)</w:t>
      </w:r>
      <w:r w:rsidR="002112CC">
        <w:rPr>
          <w:rFonts w:ascii="Times New Roman" w:hAnsi="Times New Roman" w:cs="Times New Roman"/>
          <w:sz w:val="24"/>
          <w:szCs w:val="24"/>
        </w:rPr>
        <w:t xml:space="preserve"> (Fig</w:t>
      </w:r>
      <w:ins w:id="281" w:author="Crossley, Michael" w:date="2023-03-14T16:19:00Z">
        <w:r w:rsidR="00646CD3">
          <w:rPr>
            <w:rFonts w:ascii="Times New Roman" w:hAnsi="Times New Roman" w:cs="Times New Roman"/>
            <w:sz w:val="24"/>
            <w:szCs w:val="24"/>
          </w:rPr>
          <w:t>s. 1 &amp; 5</w:t>
        </w:r>
      </w:ins>
      <w:del w:id="282" w:author="Crossley, Michael" w:date="2023-03-14T16:19:00Z">
        <w:r w:rsidR="002112CC" w:rsidDel="00646CD3">
          <w:rPr>
            <w:rFonts w:ascii="Times New Roman" w:hAnsi="Times New Roman" w:cs="Times New Roman"/>
            <w:sz w:val="24"/>
            <w:szCs w:val="24"/>
          </w:rPr>
          <w:delText>. 1</w:delText>
        </w:r>
      </w:del>
      <w:r w:rsidR="002112CC">
        <w:rPr>
          <w:rFonts w:ascii="Times New Roman" w:hAnsi="Times New Roman" w:cs="Times New Roman"/>
          <w:sz w:val="24"/>
          <w:szCs w:val="24"/>
        </w:rPr>
        <w:t>)</w:t>
      </w:r>
      <w:r w:rsidR="006817C8">
        <w:rPr>
          <w:rFonts w:ascii="Times New Roman" w:hAnsi="Times New Roman" w:cs="Times New Roman"/>
          <w:sz w:val="24"/>
          <w:szCs w:val="24"/>
        </w:rPr>
        <w:t xml:space="preserve">. </w:t>
      </w:r>
      <w:r w:rsidR="00397AB9">
        <w:rPr>
          <w:rFonts w:ascii="Times New Roman" w:hAnsi="Times New Roman" w:cs="Times New Roman"/>
          <w:sz w:val="24"/>
          <w:szCs w:val="24"/>
        </w:rPr>
        <w:t xml:space="preserve">The suction traps </w:t>
      </w:r>
      <w:r w:rsidR="004C2563">
        <w:rPr>
          <w:rFonts w:ascii="Times New Roman" w:hAnsi="Times New Roman" w:cs="Times New Roman"/>
          <w:sz w:val="24"/>
          <w:szCs w:val="24"/>
        </w:rPr>
        <w:t xml:space="preserve">not mentioned above </w:t>
      </w:r>
      <w:r w:rsidR="006817C8">
        <w:rPr>
          <w:rFonts w:ascii="Times New Roman" w:hAnsi="Times New Roman" w:cs="Times New Roman"/>
          <w:sz w:val="24"/>
          <w:szCs w:val="24"/>
        </w:rPr>
        <w:t xml:space="preserve">from </w:t>
      </w:r>
      <w:r w:rsidR="004C2563">
        <w:rPr>
          <w:rFonts w:ascii="Times New Roman" w:hAnsi="Times New Roman" w:cs="Times New Roman"/>
          <w:sz w:val="24"/>
          <w:szCs w:val="24"/>
        </w:rPr>
        <w:t>Illinois, Indiana, Iowa,</w:t>
      </w:r>
      <w:r w:rsidR="006817C8">
        <w:rPr>
          <w:rFonts w:ascii="Times New Roman" w:hAnsi="Times New Roman" w:cs="Times New Roman"/>
          <w:sz w:val="24"/>
          <w:szCs w:val="24"/>
        </w:rPr>
        <w:t xml:space="preserve"> </w:t>
      </w:r>
      <w:r w:rsidR="004C2563">
        <w:rPr>
          <w:rFonts w:ascii="Times New Roman" w:hAnsi="Times New Roman" w:cs="Times New Roman"/>
          <w:sz w:val="24"/>
          <w:szCs w:val="24"/>
        </w:rPr>
        <w:t xml:space="preserve">Kansas, </w:t>
      </w:r>
      <w:r w:rsidR="00681627">
        <w:rPr>
          <w:rFonts w:ascii="Times New Roman" w:hAnsi="Times New Roman" w:cs="Times New Roman"/>
          <w:sz w:val="24"/>
          <w:szCs w:val="24"/>
        </w:rPr>
        <w:t>Louisiana, Michigan</w:t>
      </w:r>
      <w:r w:rsidR="00397AB9">
        <w:rPr>
          <w:rFonts w:ascii="Times New Roman" w:hAnsi="Times New Roman" w:cs="Times New Roman"/>
          <w:sz w:val="24"/>
          <w:szCs w:val="24"/>
        </w:rPr>
        <w:t xml:space="preserve"> </w:t>
      </w:r>
      <w:r w:rsidR="00443E13">
        <w:rPr>
          <w:rFonts w:ascii="Times New Roman" w:hAnsi="Times New Roman" w:cs="Times New Roman"/>
          <w:sz w:val="24"/>
          <w:szCs w:val="24"/>
        </w:rPr>
        <w:t>Minnesota</w:t>
      </w:r>
      <w:r w:rsidR="004C2563">
        <w:rPr>
          <w:rFonts w:ascii="Times New Roman" w:hAnsi="Times New Roman" w:cs="Times New Roman"/>
          <w:sz w:val="24"/>
          <w:szCs w:val="24"/>
        </w:rPr>
        <w:t>, Missouri, Nebraska</w:t>
      </w:r>
      <w:r w:rsidR="00397AB9">
        <w:rPr>
          <w:rFonts w:ascii="Times New Roman" w:hAnsi="Times New Roman" w:cs="Times New Roman"/>
          <w:sz w:val="24"/>
          <w:szCs w:val="24"/>
        </w:rPr>
        <w:t xml:space="preserve"> and</w:t>
      </w:r>
      <w:r w:rsidR="00443E13">
        <w:rPr>
          <w:rFonts w:ascii="Times New Roman" w:hAnsi="Times New Roman" w:cs="Times New Roman"/>
          <w:sz w:val="24"/>
          <w:szCs w:val="24"/>
        </w:rPr>
        <w:t xml:space="preserve"> Wisconsin</w:t>
      </w:r>
      <w:r w:rsidR="00397AB9">
        <w:rPr>
          <w:rFonts w:ascii="Times New Roman" w:hAnsi="Times New Roman" w:cs="Times New Roman"/>
          <w:sz w:val="24"/>
          <w:szCs w:val="24"/>
        </w:rPr>
        <w:t xml:space="preserve"> </w:t>
      </w:r>
      <w:ins w:id="283" w:author="Crossley, Michael" w:date="2023-03-14T10:01:00Z">
        <w:r w:rsidR="00277553">
          <w:rPr>
            <w:rFonts w:ascii="Times New Roman" w:hAnsi="Times New Roman" w:cs="Times New Roman"/>
            <w:sz w:val="24"/>
            <w:szCs w:val="24"/>
          </w:rPr>
          <w:t xml:space="preserve">never </w:t>
        </w:r>
      </w:ins>
      <w:r w:rsidR="00397AB9">
        <w:rPr>
          <w:rFonts w:ascii="Times New Roman" w:hAnsi="Times New Roman" w:cs="Times New Roman"/>
          <w:sz w:val="24"/>
          <w:szCs w:val="24"/>
        </w:rPr>
        <w:t xml:space="preserve">had counts </w:t>
      </w:r>
      <w:del w:id="284" w:author="Crossley, Michael" w:date="2023-03-14T10:01:00Z">
        <w:r w:rsidR="006817C8" w:rsidDel="00277553">
          <w:rPr>
            <w:rFonts w:ascii="Times New Roman" w:hAnsi="Times New Roman" w:cs="Times New Roman"/>
            <w:sz w:val="24"/>
            <w:szCs w:val="24"/>
          </w:rPr>
          <w:delText>lower</w:delText>
        </w:r>
        <w:r w:rsidR="00397AB9" w:rsidDel="00277553">
          <w:rPr>
            <w:rFonts w:ascii="Times New Roman" w:hAnsi="Times New Roman" w:cs="Times New Roman"/>
            <w:sz w:val="24"/>
            <w:szCs w:val="24"/>
          </w:rPr>
          <w:delText xml:space="preserve"> than</w:delText>
        </w:r>
      </w:del>
      <w:ins w:id="285" w:author="Crossley, Michael" w:date="2023-03-14T10:01:00Z">
        <w:r w:rsidR="00277553">
          <w:rPr>
            <w:rFonts w:ascii="Times New Roman" w:hAnsi="Times New Roman" w:cs="Times New Roman"/>
            <w:sz w:val="24"/>
            <w:szCs w:val="24"/>
          </w:rPr>
          <w:t>exceeding</w:t>
        </w:r>
      </w:ins>
      <w:r w:rsidR="00397AB9">
        <w:rPr>
          <w:rFonts w:ascii="Times New Roman" w:hAnsi="Times New Roman" w:cs="Times New Roman"/>
          <w:sz w:val="24"/>
          <w:szCs w:val="24"/>
        </w:rPr>
        <w:t xml:space="preserve"> </w:t>
      </w:r>
      <w:r w:rsidR="009A1B0A">
        <w:rPr>
          <w:rFonts w:ascii="Times New Roman" w:hAnsi="Times New Roman" w:cs="Times New Roman"/>
          <w:sz w:val="24"/>
          <w:szCs w:val="24"/>
        </w:rPr>
        <w:t>10</w:t>
      </w:r>
      <w:r w:rsidR="00681627">
        <w:rPr>
          <w:rFonts w:ascii="Times New Roman" w:hAnsi="Times New Roman" w:cs="Times New Roman"/>
          <w:sz w:val="24"/>
          <w:szCs w:val="24"/>
        </w:rPr>
        <w:t>.</w:t>
      </w:r>
      <w:r w:rsidR="00397AB9">
        <w:rPr>
          <w:rFonts w:ascii="Times New Roman" w:hAnsi="Times New Roman" w:cs="Times New Roman"/>
          <w:sz w:val="24"/>
          <w:szCs w:val="24"/>
        </w:rPr>
        <w:t xml:space="preserve"> </w:t>
      </w:r>
    </w:p>
    <w:p w14:paraId="1D465AA2" w14:textId="5C8939B5" w:rsidR="009E1D9C" w:rsidRDefault="009E1D9C" w:rsidP="00D9075E">
      <w:pPr>
        <w:spacing w:after="0" w:line="480" w:lineRule="auto"/>
        <w:ind w:firstLine="720"/>
        <w:rPr>
          <w:ins w:id="286" w:author="Crossley, Michael" w:date="2023-03-14T10:01:00Z"/>
          <w:rFonts w:ascii="Times New Roman" w:hAnsi="Times New Roman" w:cs="Times New Roman"/>
          <w:sz w:val="24"/>
          <w:szCs w:val="24"/>
        </w:rPr>
      </w:pPr>
      <w:ins w:id="287" w:author="Crossley, Michael" w:date="2023-03-14T10:27:00Z">
        <w:r>
          <w:rPr>
            <w:rFonts w:ascii="Times New Roman" w:hAnsi="Times New Roman" w:cs="Times New Roman"/>
            <w:sz w:val="24"/>
            <w:szCs w:val="24"/>
          </w:rPr>
          <w:t>PLH a</w:t>
        </w:r>
      </w:ins>
      <w:ins w:id="288" w:author="Crossley, Michael" w:date="2023-03-14T10:26:00Z">
        <w:r>
          <w:rPr>
            <w:rFonts w:ascii="Times New Roman" w:hAnsi="Times New Roman" w:cs="Times New Roman"/>
            <w:sz w:val="24"/>
            <w:szCs w:val="24"/>
          </w:rPr>
          <w:t xml:space="preserve">ggregate </w:t>
        </w:r>
      </w:ins>
      <w:ins w:id="289" w:author="Crossley, Michael" w:date="2023-03-14T10:27:00Z">
        <w:r>
          <w:rPr>
            <w:rFonts w:ascii="Times New Roman" w:hAnsi="Times New Roman" w:cs="Times New Roman"/>
            <w:sz w:val="24"/>
            <w:szCs w:val="24"/>
          </w:rPr>
          <w:t xml:space="preserve">activity-density </w:t>
        </w:r>
        <w:r w:rsidR="00D437C6">
          <w:rPr>
            <w:rFonts w:ascii="Times New Roman" w:hAnsi="Times New Roman" w:cs="Times New Roman"/>
            <w:sz w:val="24"/>
            <w:szCs w:val="24"/>
          </w:rPr>
          <w:t>generally increased between 2018-2021</w:t>
        </w:r>
      </w:ins>
      <w:ins w:id="290" w:author="Crossley, Michael" w:date="2023-03-14T16:18:00Z">
        <w:r w:rsidR="00372516">
          <w:rPr>
            <w:rFonts w:ascii="Times New Roman" w:hAnsi="Times New Roman" w:cs="Times New Roman"/>
            <w:sz w:val="24"/>
            <w:szCs w:val="24"/>
          </w:rPr>
          <w:t xml:space="preserve"> (</w:t>
        </w:r>
      </w:ins>
      <w:ins w:id="291" w:author="Crossley, Michael" w:date="2023-03-14T16:44:00Z">
        <w:r w:rsidR="00FA30CD">
          <w:rPr>
            <w:rFonts w:ascii="Times New Roman" w:hAnsi="Times New Roman" w:cs="Times New Roman"/>
            <w:sz w:val="24"/>
            <w:szCs w:val="24"/>
          </w:rPr>
          <w:t xml:space="preserve">Table 1, </w:t>
        </w:r>
      </w:ins>
      <w:ins w:id="292" w:author="Crossley, Michael" w:date="2023-03-14T16:18:00Z">
        <w:r w:rsidR="002053E4">
          <w:rPr>
            <w:rFonts w:ascii="Times New Roman" w:hAnsi="Times New Roman" w:cs="Times New Roman"/>
            <w:sz w:val="24"/>
            <w:szCs w:val="24"/>
          </w:rPr>
          <w:t xml:space="preserve">Fig. </w:t>
        </w:r>
      </w:ins>
      <w:ins w:id="293" w:author="Crossley, Michael" w:date="2023-03-14T16:36:00Z">
        <w:r w:rsidR="00EC1E8C">
          <w:rPr>
            <w:rFonts w:ascii="Times New Roman" w:hAnsi="Times New Roman" w:cs="Times New Roman"/>
            <w:sz w:val="24"/>
            <w:szCs w:val="24"/>
          </w:rPr>
          <w:t>6a</w:t>
        </w:r>
      </w:ins>
      <w:ins w:id="294" w:author="Crossley, Michael" w:date="2023-03-14T16:18:00Z">
        <w:r w:rsidR="002053E4">
          <w:rPr>
            <w:rFonts w:ascii="Times New Roman" w:hAnsi="Times New Roman" w:cs="Times New Roman"/>
            <w:sz w:val="24"/>
            <w:szCs w:val="24"/>
          </w:rPr>
          <w:t>)</w:t>
        </w:r>
      </w:ins>
      <w:ins w:id="295" w:author="Crossley, Michael" w:date="2023-03-14T10:27:00Z">
        <w:r w:rsidR="00D437C6">
          <w:rPr>
            <w:rFonts w:ascii="Times New Roman" w:hAnsi="Times New Roman" w:cs="Times New Roman"/>
            <w:sz w:val="24"/>
            <w:szCs w:val="24"/>
          </w:rPr>
          <w:t>.</w:t>
        </w:r>
      </w:ins>
      <w:ins w:id="296" w:author="Crossley, Michael" w:date="2023-03-14T16:36:00Z">
        <w:r w:rsidR="00105CFD">
          <w:rPr>
            <w:rFonts w:ascii="Times New Roman" w:hAnsi="Times New Roman" w:cs="Times New Roman"/>
            <w:sz w:val="24"/>
            <w:szCs w:val="24"/>
          </w:rPr>
          <w:t xml:space="preserve"> PLH aggregate activity-density was generally </w:t>
        </w:r>
        <w:r w:rsidR="004647A7">
          <w:rPr>
            <w:rFonts w:ascii="Times New Roman" w:hAnsi="Times New Roman" w:cs="Times New Roman"/>
            <w:sz w:val="24"/>
            <w:szCs w:val="24"/>
          </w:rPr>
          <w:t>higher</w:t>
        </w:r>
        <w:r w:rsidR="00105CFD">
          <w:rPr>
            <w:rFonts w:ascii="Times New Roman" w:hAnsi="Times New Roman" w:cs="Times New Roman"/>
            <w:sz w:val="24"/>
            <w:szCs w:val="24"/>
          </w:rPr>
          <w:t xml:space="preserve"> at more </w:t>
        </w:r>
        <w:r w:rsidR="004647A7">
          <w:rPr>
            <w:rFonts w:ascii="Times New Roman" w:hAnsi="Times New Roman" w:cs="Times New Roman"/>
            <w:sz w:val="24"/>
            <w:szCs w:val="24"/>
          </w:rPr>
          <w:t>southern</w:t>
        </w:r>
        <w:r w:rsidR="00105CFD">
          <w:rPr>
            <w:rFonts w:ascii="Times New Roman" w:hAnsi="Times New Roman" w:cs="Times New Roman"/>
            <w:sz w:val="24"/>
            <w:szCs w:val="24"/>
          </w:rPr>
          <w:t xml:space="preserve"> latitudes</w:t>
        </w:r>
      </w:ins>
      <w:ins w:id="297" w:author="Crossley, Michael" w:date="2023-03-14T16:40:00Z">
        <w:r w:rsidR="00FE0530">
          <w:rPr>
            <w:rFonts w:ascii="Times New Roman" w:hAnsi="Times New Roman" w:cs="Times New Roman"/>
            <w:sz w:val="24"/>
            <w:szCs w:val="24"/>
          </w:rPr>
          <w:t xml:space="preserve"> (</w:t>
        </w:r>
      </w:ins>
      <w:ins w:id="298" w:author="Crossley, Michael" w:date="2023-03-14T16:44:00Z">
        <w:r w:rsidR="00FA30CD">
          <w:rPr>
            <w:rFonts w:ascii="Times New Roman" w:hAnsi="Times New Roman" w:cs="Times New Roman"/>
            <w:sz w:val="24"/>
            <w:szCs w:val="24"/>
          </w:rPr>
          <w:t xml:space="preserve">Table 1, </w:t>
        </w:r>
      </w:ins>
      <w:ins w:id="299" w:author="Crossley, Michael" w:date="2023-03-14T16:40:00Z">
        <w:r w:rsidR="00FE0530">
          <w:rPr>
            <w:rFonts w:ascii="Times New Roman" w:hAnsi="Times New Roman" w:cs="Times New Roman"/>
            <w:sz w:val="24"/>
            <w:szCs w:val="24"/>
          </w:rPr>
          <w:t xml:space="preserve">Fig. 6b) and </w:t>
        </w:r>
        <w:r w:rsidR="00335656">
          <w:rPr>
            <w:rFonts w:ascii="Times New Roman" w:hAnsi="Times New Roman" w:cs="Times New Roman"/>
            <w:sz w:val="24"/>
            <w:szCs w:val="24"/>
          </w:rPr>
          <w:t>in landscapes that h</w:t>
        </w:r>
      </w:ins>
      <w:ins w:id="300" w:author="Crossley, Michael" w:date="2023-03-14T16:41:00Z">
        <w:r w:rsidR="00335656">
          <w:rPr>
            <w:rFonts w:ascii="Times New Roman" w:hAnsi="Times New Roman" w:cs="Times New Roman"/>
            <w:sz w:val="24"/>
            <w:szCs w:val="24"/>
          </w:rPr>
          <w:t>ad more bean land cover</w:t>
        </w:r>
      </w:ins>
      <w:ins w:id="301" w:author="Crossley, Michael" w:date="2023-03-14T16:43:00Z">
        <w:r w:rsidR="00DA5122">
          <w:rPr>
            <w:rFonts w:ascii="Times New Roman" w:hAnsi="Times New Roman" w:cs="Times New Roman"/>
            <w:sz w:val="24"/>
            <w:szCs w:val="24"/>
          </w:rPr>
          <w:t xml:space="preserve"> (</w:t>
        </w:r>
      </w:ins>
      <w:ins w:id="302" w:author="Crossley, Michael" w:date="2023-03-14T16:44:00Z">
        <w:r w:rsidR="00FA30CD">
          <w:rPr>
            <w:rFonts w:ascii="Times New Roman" w:hAnsi="Times New Roman" w:cs="Times New Roman"/>
            <w:sz w:val="24"/>
            <w:szCs w:val="24"/>
          </w:rPr>
          <w:t xml:space="preserve">Table 1, </w:t>
        </w:r>
      </w:ins>
      <w:ins w:id="303" w:author="Crossley, Michael" w:date="2023-03-14T16:43:00Z">
        <w:r w:rsidR="00DA5122">
          <w:rPr>
            <w:rFonts w:ascii="Times New Roman" w:hAnsi="Times New Roman" w:cs="Times New Roman"/>
            <w:sz w:val="24"/>
            <w:szCs w:val="24"/>
          </w:rPr>
          <w:t>Fig. 6c)</w:t>
        </w:r>
      </w:ins>
      <w:ins w:id="304" w:author="Crossley, Michael" w:date="2023-03-14T16:44:00Z">
        <w:r w:rsidR="00FA30CD">
          <w:rPr>
            <w:rFonts w:ascii="Times New Roman" w:hAnsi="Times New Roman" w:cs="Times New Roman"/>
            <w:sz w:val="24"/>
            <w:szCs w:val="24"/>
          </w:rPr>
          <w:t>.</w:t>
        </w:r>
      </w:ins>
    </w:p>
    <w:p w14:paraId="766F1D42" w14:textId="6250DC7C" w:rsidR="00027239" w:rsidRDefault="00AA16B5" w:rsidP="00D9075E">
      <w:pPr>
        <w:spacing w:after="0" w:line="480" w:lineRule="auto"/>
        <w:ind w:firstLine="720"/>
        <w:rPr>
          <w:rFonts w:ascii="Times New Roman" w:hAnsi="Times New Roman" w:cs="Times New Roman"/>
          <w:sz w:val="24"/>
          <w:szCs w:val="24"/>
        </w:rPr>
      </w:pPr>
      <w:ins w:id="305" w:author="Crossley, Michael" w:date="2023-03-14T10:13:00Z">
        <w:r>
          <w:rPr>
            <w:rFonts w:ascii="Times New Roman" w:hAnsi="Times New Roman" w:cs="Times New Roman"/>
            <w:sz w:val="24"/>
            <w:szCs w:val="24"/>
          </w:rPr>
          <w:t xml:space="preserve">First detections occurred </w:t>
        </w:r>
      </w:ins>
      <w:ins w:id="306" w:author="Crossley, Michael" w:date="2023-03-14T10:19:00Z">
        <w:r w:rsidR="003B0E08">
          <w:rPr>
            <w:rFonts w:ascii="Times New Roman" w:hAnsi="Times New Roman" w:cs="Times New Roman"/>
            <w:sz w:val="24"/>
            <w:szCs w:val="24"/>
          </w:rPr>
          <w:t>as early as May 1</w:t>
        </w:r>
      </w:ins>
      <w:ins w:id="307" w:author="Crossley, Michael" w:date="2023-03-14T10:22:00Z">
        <w:r w:rsidR="000D2C25">
          <w:rPr>
            <w:rFonts w:ascii="Times New Roman" w:hAnsi="Times New Roman" w:cs="Times New Roman"/>
            <w:sz w:val="24"/>
            <w:szCs w:val="24"/>
          </w:rPr>
          <w:t>8, but sometimes</w:t>
        </w:r>
      </w:ins>
      <w:ins w:id="308" w:author="Crossley, Michael" w:date="2023-03-14T10:25:00Z">
        <w:r w:rsidR="00E44D7B">
          <w:rPr>
            <w:rFonts w:ascii="Times New Roman" w:hAnsi="Times New Roman" w:cs="Times New Roman"/>
            <w:sz w:val="24"/>
            <w:szCs w:val="24"/>
          </w:rPr>
          <w:t xml:space="preserve"> occurred</w:t>
        </w:r>
      </w:ins>
      <w:ins w:id="309" w:author="Crossley, Michael" w:date="2023-03-14T10:22:00Z">
        <w:r w:rsidR="000D2C25">
          <w:rPr>
            <w:rFonts w:ascii="Times New Roman" w:hAnsi="Times New Roman" w:cs="Times New Roman"/>
            <w:sz w:val="24"/>
            <w:szCs w:val="24"/>
          </w:rPr>
          <w:t xml:space="preserve"> in mid-June or July</w:t>
        </w:r>
        <w:r w:rsidR="00504D6E">
          <w:rPr>
            <w:rFonts w:ascii="Times New Roman" w:hAnsi="Times New Roman" w:cs="Times New Roman"/>
            <w:sz w:val="24"/>
            <w:szCs w:val="24"/>
          </w:rPr>
          <w:t xml:space="preserve"> (</w:t>
        </w:r>
      </w:ins>
      <w:ins w:id="310" w:author="Crossley, Michael" w:date="2023-03-14T10:25:00Z">
        <w:r w:rsidR="00E44D7B">
          <w:rPr>
            <w:rFonts w:ascii="Times New Roman" w:hAnsi="Times New Roman" w:cs="Times New Roman"/>
            <w:sz w:val="24"/>
            <w:szCs w:val="24"/>
          </w:rPr>
          <w:t>and i</w:t>
        </w:r>
      </w:ins>
      <w:ins w:id="311" w:author="Crossley, Michael" w:date="2023-03-14T10:23:00Z">
        <w:r w:rsidR="00504D6E">
          <w:rPr>
            <w:rFonts w:ascii="Times New Roman" w:hAnsi="Times New Roman" w:cs="Times New Roman"/>
            <w:sz w:val="24"/>
            <w:szCs w:val="24"/>
          </w:rPr>
          <w:t>n rare instances PLH were not detected until September)</w:t>
        </w:r>
      </w:ins>
      <w:ins w:id="312" w:author="Crossley, Michael" w:date="2023-03-15T12:33:00Z">
        <w:r w:rsidR="00FB4264" w:rsidRPr="00FB4264">
          <w:rPr>
            <w:rFonts w:ascii="Times New Roman" w:hAnsi="Times New Roman" w:cs="Times New Roman"/>
            <w:sz w:val="24"/>
            <w:szCs w:val="24"/>
          </w:rPr>
          <w:t xml:space="preserve"> </w:t>
        </w:r>
        <w:r w:rsidR="00FB4264">
          <w:rPr>
            <w:rFonts w:ascii="Times New Roman" w:hAnsi="Times New Roman" w:cs="Times New Roman"/>
            <w:sz w:val="24"/>
            <w:szCs w:val="24"/>
          </w:rPr>
          <w:t>(Figs. 2-5)</w:t>
        </w:r>
      </w:ins>
      <w:ins w:id="313" w:author="Crossley, Michael" w:date="2023-03-14T10:23:00Z">
        <w:r w:rsidR="00504D6E">
          <w:rPr>
            <w:rFonts w:ascii="Times New Roman" w:hAnsi="Times New Roman" w:cs="Times New Roman"/>
            <w:sz w:val="24"/>
            <w:szCs w:val="24"/>
          </w:rPr>
          <w:t>.</w:t>
        </w:r>
      </w:ins>
      <w:ins w:id="314" w:author="Crossley, Michael" w:date="2023-03-14T10:13:00Z">
        <w:r>
          <w:rPr>
            <w:rFonts w:ascii="Times New Roman" w:hAnsi="Times New Roman" w:cs="Times New Roman"/>
            <w:sz w:val="24"/>
            <w:szCs w:val="24"/>
          </w:rPr>
          <w:t xml:space="preserve"> </w:t>
        </w:r>
      </w:ins>
      <w:ins w:id="315" w:author="Crossley, Michael" w:date="2023-03-14T10:25:00Z">
        <w:r w:rsidR="00987EFD">
          <w:rPr>
            <w:rFonts w:ascii="Times New Roman" w:hAnsi="Times New Roman" w:cs="Times New Roman"/>
            <w:sz w:val="24"/>
            <w:szCs w:val="24"/>
          </w:rPr>
          <w:t xml:space="preserve">Last detections occurred as late as October 23, </w:t>
        </w:r>
        <w:r w:rsidR="00E44D7B">
          <w:rPr>
            <w:rFonts w:ascii="Times New Roman" w:hAnsi="Times New Roman" w:cs="Times New Roman"/>
            <w:sz w:val="24"/>
            <w:szCs w:val="24"/>
          </w:rPr>
          <w:t>but sometimes occurred in mid-August</w:t>
        </w:r>
        <w:r w:rsidR="00882D5A">
          <w:rPr>
            <w:rFonts w:ascii="Times New Roman" w:hAnsi="Times New Roman" w:cs="Times New Roman"/>
            <w:sz w:val="24"/>
            <w:szCs w:val="24"/>
          </w:rPr>
          <w:t xml:space="preserve"> or September (and in rare instances PLH were not detected after June)</w:t>
        </w:r>
      </w:ins>
      <w:ins w:id="316" w:author="Crossley, Michael" w:date="2023-03-15T12:25:00Z">
        <w:r w:rsidR="00A870F7">
          <w:rPr>
            <w:rFonts w:ascii="Times New Roman" w:hAnsi="Times New Roman" w:cs="Times New Roman"/>
            <w:sz w:val="24"/>
            <w:szCs w:val="24"/>
          </w:rPr>
          <w:t xml:space="preserve"> (Figs. 2-5)</w:t>
        </w:r>
      </w:ins>
      <w:ins w:id="317" w:author="Crossley, Michael" w:date="2023-03-14T10:26:00Z">
        <w:r w:rsidR="0055160C">
          <w:rPr>
            <w:rFonts w:ascii="Times New Roman" w:hAnsi="Times New Roman" w:cs="Times New Roman"/>
            <w:sz w:val="24"/>
            <w:szCs w:val="24"/>
          </w:rPr>
          <w:t>.</w:t>
        </w:r>
      </w:ins>
      <w:ins w:id="318" w:author="Crossley, Michael" w:date="2023-03-14T16:44:00Z">
        <w:r w:rsidR="00FD637F">
          <w:rPr>
            <w:rFonts w:ascii="Times New Roman" w:hAnsi="Times New Roman" w:cs="Times New Roman"/>
            <w:sz w:val="24"/>
            <w:szCs w:val="24"/>
          </w:rPr>
          <w:t xml:space="preserve"> PLH first detections were only found </w:t>
        </w:r>
      </w:ins>
      <w:ins w:id="319" w:author="Crossley, Michael" w:date="2023-03-14T16:45:00Z">
        <w:r w:rsidR="00FD637F">
          <w:rPr>
            <w:rFonts w:ascii="Times New Roman" w:hAnsi="Times New Roman" w:cs="Times New Roman"/>
            <w:sz w:val="24"/>
            <w:szCs w:val="24"/>
          </w:rPr>
          <w:t>to be associated with latitude</w:t>
        </w:r>
        <w:r w:rsidR="00955EC2">
          <w:rPr>
            <w:rFonts w:ascii="Times New Roman" w:hAnsi="Times New Roman" w:cs="Times New Roman"/>
            <w:sz w:val="24"/>
            <w:szCs w:val="24"/>
          </w:rPr>
          <w:t xml:space="preserve">, with first detections generally occurring </w:t>
        </w:r>
        <w:r w:rsidR="00422574">
          <w:rPr>
            <w:rFonts w:ascii="Times New Roman" w:hAnsi="Times New Roman" w:cs="Times New Roman"/>
            <w:sz w:val="24"/>
            <w:szCs w:val="24"/>
          </w:rPr>
          <w:t>earlier in more southern latitudes (</w:t>
        </w:r>
      </w:ins>
      <w:ins w:id="320" w:author="Crossley, Michael" w:date="2023-03-14T16:46:00Z">
        <w:r w:rsidR="00422574">
          <w:rPr>
            <w:rFonts w:ascii="Times New Roman" w:hAnsi="Times New Roman" w:cs="Times New Roman"/>
            <w:sz w:val="24"/>
            <w:szCs w:val="24"/>
          </w:rPr>
          <w:t xml:space="preserve">Table 1, </w:t>
        </w:r>
      </w:ins>
      <w:ins w:id="321" w:author="Crossley, Michael" w:date="2023-03-14T16:45:00Z">
        <w:r w:rsidR="00422574">
          <w:rPr>
            <w:rFonts w:ascii="Times New Roman" w:hAnsi="Times New Roman" w:cs="Times New Roman"/>
            <w:sz w:val="24"/>
            <w:szCs w:val="24"/>
          </w:rPr>
          <w:t>Fi</w:t>
        </w:r>
      </w:ins>
      <w:ins w:id="322" w:author="Crossley, Michael" w:date="2023-03-14T16:46:00Z">
        <w:r w:rsidR="00422574">
          <w:rPr>
            <w:rFonts w:ascii="Times New Roman" w:hAnsi="Times New Roman" w:cs="Times New Roman"/>
            <w:sz w:val="24"/>
            <w:szCs w:val="24"/>
          </w:rPr>
          <w:t>g. 6d)</w:t>
        </w:r>
      </w:ins>
      <w:ins w:id="323" w:author="Crossley, Michael" w:date="2023-03-15T12:25:00Z">
        <w:r w:rsidR="00583638">
          <w:rPr>
            <w:rFonts w:ascii="Times New Roman" w:hAnsi="Times New Roman" w:cs="Times New Roman"/>
            <w:sz w:val="24"/>
            <w:szCs w:val="24"/>
          </w:rPr>
          <w:t xml:space="preserve">. PLH last detections </w:t>
        </w:r>
      </w:ins>
      <w:ins w:id="324" w:author="Crossley, Michael" w:date="2023-03-15T12:26:00Z">
        <w:r w:rsidR="003F783E">
          <w:rPr>
            <w:rFonts w:ascii="Times New Roman" w:hAnsi="Times New Roman" w:cs="Times New Roman"/>
            <w:sz w:val="24"/>
            <w:szCs w:val="24"/>
          </w:rPr>
          <w:t>generally occurred earlier at more northern latitudes (Fig. 6e) and occurred later between 2018-2021 (Fig. 6f)</w:t>
        </w:r>
        <w:r w:rsidR="003373C9">
          <w:rPr>
            <w:rFonts w:ascii="Times New Roman" w:hAnsi="Times New Roman" w:cs="Times New Roman"/>
            <w:sz w:val="24"/>
            <w:szCs w:val="24"/>
          </w:rPr>
          <w:t>.</w:t>
        </w:r>
      </w:ins>
      <w:ins w:id="325" w:author="Crossley, Michael" w:date="2023-03-15T12:27:00Z">
        <w:r w:rsidR="003373C9">
          <w:rPr>
            <w:rFonts w:ascii="Times New Roman" w:hAnsi="Times New Roman" w:cs="Times New Roman"/>
            <w:sz w:val="24"/>
            <w:szCs w:val="24"/>
          </w:rPr>
          <w:t xml:space="preserve"> </w:t>
        </w:r>
      </w:ins>
      <w:ins w:id="326" w:author="Crossley, Michael" w:date="2023-03-15T12:58:00Z">
        <w:r w:rsidR="00EE0F55">
          <w:rPr>
            <w:rFonts w:ascii="Times New Roman" w:hAnsi="Times New Roman" w:cs="Times New Roman"/>
            <w:sz w:val="24"/>
            <w:szCs w:val="24"/>
          </w:rPr>
          <w:t>T</w:t>
        </w:r>
        <w:r w:rsidR="00EE0F55">
          <w:rPr>
            <w:rFonts w:ascii="Times New Roman" w:hAnsi="Times New Roman" w:cs="Times New Roman"/>
            <w:sz w:val="24"/>
            <w:szCs w:val="24"/>
          </w:rPr>
          <w:t>he contrasting effects of latitude on first and last detections reflect how PLH is typically active earlier and for a longer duration in more southern latitudes.</w:t>
        </w:r>
        <w:r w:rsidR="00EE0F55">
          <w:rPr>
            <w:rFonts w:ascii="Times New Roman" w:hAnsi="Times New Roman" w:cs="Times New Roman"/>
            <w:sz w:val="24"/>
            <w:szCs w:val="24"/>
          </w:rPr>
          <w:t xml:space="preserve"> Furthermore, </w:t>
        </w:r>
        <w:r w:rsidR="007B52C0">
          <w:rPr>
            <w:rFonts w:ascii="Times New Roman" w:hAnsi="Times New Roman" w:cs="Times New Roman"/>
            <w:sz w:val="24"/>
            <w:szCs w:val="24"/>
          </w:rPr>
          <w:t>t</w:t>
        </w:r>
      </w:ins>
      <w:ins w:id="327" w:author="Crossley, Michael" w:date="2023-03-15T12:27:00Z">
        <w:r w:rsidR="003373C9">
          <w:rPr>
            <w:rFonts w:ascii="Times New Roman" w:hAnsi="Times New Roman" w:cs="Times New Roman"/>
            <w:sz w:val="24"/>
            <w:szCs w:val="24"/>
          </w:rPr>
          <w:t xml:space="preserve">he shifts in timing of last detections over time, combined with the </w:t>
        </w:r>
        <w:r w:rsidR="00676A0A">
          <w:rPr>
            <w:rFonts w:ascii="Times New Roman" w:hAnsi="Times New Roman" w:cs="Times New Roman"/>
            <w:sz w:val="24"/>
            <w:szCs w:val="24"/>
          </w:rPr>
          <w:t xml:space="preserve">lack of temporal trend in first detections </w:t>
        </w:r>
      </w:ins>
      <w:ins w:id="328" w:author="Crossley, Michael" w:date="2023-03-15T12:58:00Z">
        <w:r w:rsidR="007B52C0">
          <w:rPr>
            <w:rFonts w:ascii="Times New Roman" w:hAnsi="Times New Roman" w:cs="Times New Roman"/>
            <w:sz w:val="24"/>
            <w:szCs w:val="24"/>
          </w:rPr>
          <w:t>suggests that PLH activity has generally</w:t>
        </w:r>
      </w:ins>
      <w:ins w:id="329" w:author="Crossley, Michael" w:date="2023-03-15T12:59:00Z">
        <w:r w:rsidR="007B52C0">
          <w:rPr>
            <w:rFonts w:ascii="Times New Roman" w:hAnsi="Times New Roman" w:cs="Times New Roman"/>
            <w:sz w:val="24"/>
            <w:szCs w:val="24"/>
          </w:rPr>
          <w:t xml:space="preserve"> been </w:t>
        </w:r>
      </w:ins>
      <w:ins w:id="330" w:author="Crossley, Michael" w:date="2023-03-15T12:58:00Z">
        <w:r w:rsidR="007B52C0">
          <w:rPr>
            <w:rFonts w:ascii="Times New Roman" w:hAnsi="Times New Roman" w:cs="Times New Roman"/>
            <w:sz w:val="24"/>
            <w:szCs w:val="24"/>
          </w:rPr>
          <w:t>extending later into the year</w:t>
        </w:r>
      </w:ins>
      <w:ins w:id="331" w:author="Crossley, Michael" w:date="2023-03-15T12:59:00Z">
        <w:r w:rsidR="006B3465">
          <w:rPr>
            <w:rFonts w:ascii="Times New Roman" w:hAnsi="Times New Roman" w:cs="Times New Roman"/>
            <w:sz w:val="24"/>
            <w:szCs w:val="24"/>
          </w:rPr>
          <w:t xml:space="preserve"> from 2018-2021</w:t>
        </w:r>
      </w:ins>
      <w:ins w:id="332" w:author="Crossley, Michael" w:date="2023-03-15T12:28:00Z">
        <w:r w:rsidR="00F510BE">
          <w:rPr>
            <w:rFonts w:ascii="Times New Roman" w:hAnsi="Times New Roman" w:cs="Times New Roman"/>
            <w:sz w:val="24"/>
            <w:szCs w:val="24"/>
          </w:rPr>
          <w:t xml:space="preserve"> (Fig. 7).</w:t>
        </w:r>
      </w:ins>
      <w:ins w:id="333" w:author="Crossley, Michael" w:date="2023-03-15T12:55:00Z">
        <w:r w:rsidR="00875B96">
          <w:rPr>
            <w:rFonts w:ascii="Times New Roman" w:hAnsi="Times New Roman" w:cs="Times New Roman"/>
            <w:sz w:val="24"/>
            <w:szCs w:val="24"/>
          </w:rPr>
          <w:t xml:space="preserve"> </w:t>
        </w:r>
      </w:ins>
    </w:p>
    <w:p w14:paraId="4FAE0C86" w14:textId="37F9445F" w:rsidR="009E072F" w:rsidRDefault="009E072F" w:rsidP="006651DE">
      <w:pPr>
        <w:spacing w:after="0" w:line="480" w:lineRule="auto"/>
        <w:rPr>
          <w:rFonts w:ascii="Times New Roman" w:hAnsi="Times New Roman" w:cs="Times New Roman"/>
          <w:i/>
          <w:iCs/>
          <w:sz w:val="24"/>
          <w:szCs w:val="24"/>
        </w:rPr>
      </w:pPr>
    </w:p>
    <w:p w14:paraId="61D270B0" w14:textId="117E1871" w:rsidR="00AB2A55" w:rsidRDefault="00AB2A55" w:rsidP="006651DE">
      <w:pPr>
        <w:spacing w:after="0" w:line="480" w:lineRule="auto"/>
        <w:rPr>
          <w:rFonts w:ascii="Times New Roman" w:hAnsi="Times New Roman" w:cs="Times New Roman"/>
          <w:b/>
          <w:bCs/>
          <w:sz w:val="24"/>
          <w:szCs w:val="24"/>
        </w:rPr>
      </w:pPr>
      <w:commentRangeStart w:id="334"/>
      <w:r w:rsidRPr="001274B6">
        <w:rPr>
          <w:rFonts w:ascii="Times New Roman" w:hAnsi="Times New Roman" w:cs="Times New Roman"/>
          <w:b/>
          <w:bCs/>
          <w:sz w:val="24"/>
          <w:szCs w:val="24"/>
        </w:rPr>
        <w:t>Discussion</w:t>
      </w:r>
      <w:commentRangeEnd w:id="334"/>
      <w:r w:rsidR="005A5BAD">
        <w:rPr>
          <w:rStyle w:val="CommentReference"/>
        </w:rPr>
        <w:commentReference w:id="334"/>
      </w:r>
    </w:p>
    <w:p w14:paraId="19324F1A" w14:textId="36F9A41B" w:rsidR="00C40EB9" w:rsidRPr="006A3B6A" w:rsidRDefault="006B698A" w:rsidP="000D5D9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M</w:t>
      </w:r>
      <w:r w:rsidR="006E2497" w:rsidRPr="00661C9E">
        <w:rPr>
          <w:rFonts w:ascii="Times New Roman" w:hAnsi="Times New Roman" w:cs="Times New Roman"/>
          <w:sz w:val="24"/>
          <w:szCs w:val="24"/>
        </w:rPr>
        <w:t>onitoring PLH</w:t>
      </w:r>
      <w:r>
        <w:rPr>
          <w:rFonts w:ascii="Times New Roman" w:hAnsi="Times New Roman" w:cs="Times New Roman"/>
          <w:sz w:val="24"/>
          <w:szCs w:val="24"/>
        </w:rPr>
        <w:t xml:space="preserve"> is important because of its </w:t>
      </w:r>
      <w:r w:rsidRPr="00661C9E">
        <w:rPr>
          <w:rFonts w:ascii="Times New Roman" w:hAnsi="Times New Roman" w:cs="Times New Roman"/>
          <w:sz w:val="24"/>
          <w:szCs w:val="24"/>
        </w:rPr>
        <w:t xml:space="preserve">economic </w:t>
      </w:r>
      <w:r>
        <w:rPr>
          <w:rFonts w:ascii="Times New Roman" w:hAnsi="Times New Roman" w:cs="Times New Roman"/>
          <w:sz w:val="24"/>
          <w:szCs w:val="24"/>
        </w:rPr>
        <w:t>damage</w:t>
      </w:r>
      <w:r w:rsidRPr="00661C9E">
        <w:rPr>
          <w:rFonts w:ascii="Times New Roman" w:hAnsi="Times New Roman" w:cs="Times New Roman"/>
          <w:sz w:val="24"/>
          <w:szCs w:val="24"/>
        </w:rPr>
        <w:t xml:space="preserve"> on multiple crops </w:t>
      </w:r>
      <w:r w:rsidR="006E2497" w:rsidRPr="00661C9E">
        <w:rPr>
          <w:rFonts w:ascii="Times New Roman" w:hAnsi="Times New Roman" w:cs="Times New Roman"/>
          <w:sz w:val="24"/>
          <w:szCs w:val="24"/>
        </w:rPr>
        <w:t xml:space="preserve">in multiple states across the US Midwest </w:t>
      </w:r>
      <w:r w:rsidR="0062328E" w:rsidRPr="00661C9E">
        <w:rPr>
          <w:rFonts w:ascii="Times New Roman" w:hAnsi="Times New Roman" w:cs="Times New Roman"/>
          <w:sz w:val="24"/>
          <w:szCs w:val="24"/>
        </w:rPr>
        <w:t>(</w:t>
      </w:r>
      <w:bookmarkStart w:id="335" w:name="_Hlk98264830"/>
      <w:r w:rsidR="00DF6156" w:rsidRPr="00661C9E">
        <w:rPr>
          <w:rFonts w:ascii="Times New Roman" w:hAnsi="Times New Roman" w:cs="Times New Roman"/>
          <w:sz w:val="24"/>
          <w:szCs w:val="24"/>
        </w:rPr>
        <w:t>Gyrisco et al. 1978</w:t>
      </w:r>
      <w:bookmarkEnd w:id="335"/>
      <w:r w:rsidR="00DF6156" w:rsidRPr="00661C9E">
        <w:rPr>
          <w:rFonts w:ascii="Times New Roman" w:hAnsi="Times New Roman" w:cs="Times New Roman"/>
          <w:sz w:val="24"/>
          <w:szCs w:val="24"/>
        </w:rPr>
        <w:t xml:space="preserve">, </w:t>
      </w:r>
      <w:bookmarkStart w:id="336" w:name="_Hlk98264859"/>
      <w:r w:rsidR="00DF6156" w:rsidRPr="00661C9E">
        <w:rPr>
          <w:rFonts w:ascii="Times New Roman" w:hAnsi="Times New Roman" w:cs="Times New Roman"/>
          <w:sz w:val="24"/>
          <w:szCs w:val="24"/>
        </w:rPr>
        <w:t>Armbrust and Lamp 1989</w:t>
      </w:r>
      <w:bookmarkEnd w:id="336"/>
      <w:r w:rsidR="00582F10">
        <w:rPr>
          <w:rFonts w:ascii="Times New Roman" w:hAnsi="Times New Roman" w:cs="Times New Roman"/>
          <w:sz w:val="24"/>
          <w:szCs w:val="24"/>
        </w:rPr>
        <w:t>, Chasen et al. 2014</w:t>
      </w:r>
      <w:r w:rsidR="0018429F" w:rsidRPr="00661C9E">
        <w:rPr>
          <w:rFonts w:ascii="Times New Roman" w:hAnsi="Times New Roman" w:cs="Times New Roman"/>
          <w:sz w:val="24"/>
          <w:szCs w:val="24"/>
        </w:rPr>
        <w:t>)</w:t>
      </w:r>
      <w:r w:rsidR="0068730D">
        <w:rPr>
          <w:rFonts w:ascii="Times New Roman" w:hAnsi="Times New Roman" w:cs="Times New Roman"/>
          <w:sz w:val="24"/>
          <w:szCs w:val="24"/>
        </w:rPr>
        <w:t>.</w:t>
      </w:r>
      <w:r w:rsidR="004D177F">
        <w:rPr>
          <w:rFonts w:ascii="Times New Roman" w:hAnsi="Times New Roman" w:cs="Times New Roman"/>
          <w:sz w:val="24"/>
          <w:szCs w:val="24"/>
        </w:rPr>
        <w:t xml:space="preserve"> It was discovered that</w:t>
      </w:r>
      <w:r w:rsidR="0068730D">
        <w:rPr>
          <w:rFonts w:ascii="Times New Roman" w:hAnsi="Times New Roman" w:cs="Times New Roman"/>
          <w:sz w:val="24"/>
          <w:szCs w:val="24"/>
        </w:rPr>
        <w:t xml:space="preserve"> </w:t>
      </w:r>
      <w:r w:rsidR="004D177F">
        <w:rPr>
          <w:rFonts w:ascii="Times New Roman" w:hAnsi="Times New Roman" w:cs="Times New Roman"/>
          <w:sz w:val="24"/>
          <w:szCs w:val="24"/>
        </w:rPr>
        <w:t>PLH</w:t>
      </w:r>
      <w:r w:rsidR="008F48BC">
        <w:rPr>
          <w:rFonts w:ascii="Times New Roman" w:hAnsi="Times New Roman" w:cs="Times New Roman"/>
          <w:sz w:val="24"/>
          <w:szCs w:val="24"/>
        </w:rPr>
        <w:t>s</w:t>
      </w:r>
      <w:r w:rsidR="004D177F">
        <w:rPr>
          <w:rFonts w:ascii="Times New Roman" w:hAnsi="Times New Roman" w:cs="Times New Roman"/>
          <w:sz w:val="24"/>
          <w:szCs w:val="24"/>
        </w:rPr>
        <w:t xml:space="preserve"> has</w:t>
      </w:r>
      <w:r w:rsidR="00D83607">
        <w:rPr>
          <w:rFonts w:ascii="Times New Roman" w:hAnsi="Times New Roman" w:cs="Times New Roman"/>
          <w:sz w:val="24"/>
          <w:szCs w:val="24"/>
        </w:rPr>
        <w:t xml:space="preserve"> a </w:t>
      </w:r>
      <w:r w:rsidR="000F155A">
        <w:rPr>
          <w:rFonts w:ascii="Times New Roman" w:hAnsi="Times New Roman" w:cs="Times New Roman"/>
          <w:sz w:val="24"/>
          <w:szCs w:val="24"/>
        </w:rPr>
        <w:t>strong migratory pattern</w:t>
      </w:r>
      <w:r w:rsidR="004D177F">
        <w:rPr>
          <w:rFonts w:ascii="Times New Roman" w:hAnsi="Times New Roman" w:cs="Times New Roman"/>
          <w:sz w:val="24"/>
          <w:szCs w:val="24"/>
        </w:rPr>
        <w:t xml:space="preserve"> from south to </w:t>
      </w:r>
      <w:r w:rsidR="007B5153">
        <w:rPr>
          <w:rFonts w:ascii="Times New Roman" w:hAnsi="Times New Roman" w:cs="Times New Roman"/>
          <w:sz w:val="24"/>
          <w:szCs w:val="24"/>
        </w:rPr>
        <w:t>north since</w:t>
      </w:r>
      <w:r w:rsidR="00250155">
        <w:rPr>
          <w:rFonts w:ascii="Times New Roman" w:hAnsi="Times New Roman" w:cs="Times New Roman"/>
          <w:sz w:val="24"/>
          <w:szCs w:val="24"/>
        </w:rPr>
        <w:t xml:space="preserve"> they </w:t>
      </w:r>
      <w:r w:rsidR="004D177F">
        <w:rPr>
          <w:rFonts w:ascii="Times New Roman" w:hAnsi="Times New Roman" w:cs="Times New Roman"/>
          <w:sz w:val="24"/>
          <w:szCs w:val="24"/>
        </w:rPr>
        <w:t>overwinter on southe</w:t>
      </w:r>
      <w:r w:rsidR="004D177F" w:rsidRPr="008F48BC">
        <w:rPr>
          <w:rFonts w:ascii="Times New Roman" w:hAnsi="Times New Roman" w:cs="Times New Roman"/>
          <w:sz w:val="24"/>
          <w:szCs w:val="24"/>
        </w:rPr>
        <w:t xml:space="preserve">rn pine in Louisiana </w:t>
      </w:r>
      <w:r w:rsidR="000F155A" w:rsidRPr="008F48BC">
        <w:rPr>
          <w:rFonts w:ascii="Times New Roman" w:hAnsi="Times New Roman" w:cs="Times New Roman"/>
          <w:sz w:val="24"/>
          <w:szCs w:val="24"/>
        </w:rPr>
        <w:t>(</w:t>
      </w:r>
      <w:r w:rsidR="004D177F" w:rsidRPr="008F48BC">
        <w:rPr>
          <w:rFonts w:ascii="Times New Roman" w:hAnsi="Times New Roman" w:cs="Times New Roman"/>
          <w:sz w:val="24"/>
          <w:szCs w:val="24"/>
        </w:rPr>
        <w:t>Taylor et al. 1993, 1995</w:t>
      </w:r>
      <w:r w:rsidR="002C34A3" w:rsidRPr="008F48BC">
        <w:rPr>
          <w:rFonts w:ascii="Times New Roman" w:hAnsi="Times New Roman" w:cs="Times New Roman"/>
          <w:sz w:val="24"/>
          <w:szCs w:val="24"/>
        </w:rPr>
        <w:t>)</w:t>
      </w:r>
      <w:r w:rsidR="008F48BC" w:rsidRPr="008F48BC">
        <w:rPr>
          <w:rFonts w:ascii="Times New Roman" w:hAnsi="Times New Roman" w:cs="Times New Roman"/>
          <w:sz w:val="24"/>
          <w:szCs w:val="24"/>
        </w:rPr>
        <w:t xml:space="preserve">. Researchers suggested that </w:t>
      </w:r>
      <w:r w:rsidR="008C61FC" w:rsidRPr="00563932">
        <w:rPr>
          <w:rFonts w:ascii="Times New Roman" w:hAnsi="Times New Roman" w:cs="Times New Roman"/>
          <w:sz w:val="24"/>
          <w:szCs w:val="24"/>
        </w:rPr>
        <w:t>in the Midwest, individuals are probably transported in a single migratory step or maybe in several episodes during the spring (Medler 1957; Pienkowski &amp; Medler 1964</w:t>
      </w:r>
      <w:r w:rsidR="008F48BC">
        <w:rPr>
          <w:rFonts w:ascii="Times New Roman" w:hAnsi="Times New Roman" w:cs="Times New Roman"/>
          <w:sz w:val="24"/>
          <w:szCs w:val="24"/>
        </w:rPr>
        <w:t xml:space="preserve">; </w:t>
      </w:r>
      <w:r w:rsidR="008F48BC" w:rsidRPr="008F48BC">
        <w:rPr>
          <w:rFonts w:ascii="Times New Roman" w:hAnsi="Times New Roman" w:cs="Times New Roman"/>
          <w:sz w:val="24"/>
          <w:szCs w:val="24"/>
        </w:rPr>
        <w:t xml:space="preserve">Taylor </w:t>
      </w:r>
      <w:r w:rsidR="008F48BC">
        <w:rPr>
          <w:rFonts w:ascii="Times New Roman" w:hAnsi="Times New Roman" w:cs="Times New Roman"/>
          <w:sz w:val="24"/>
          <w:szCs w:val="24"/>
        </w:rPr>
        <w:t xml:space="preserve">&amp; </w:t>
      </w:r>
      <w:r w:rsidR="008F48BC" w:rsidRPr="008F48BC">
        <w:rPr>
          <w:rFonts w:ascii="Times New Roman" w:hAnsi="Times New Roman" w:cs="Times New Roman"/>
          <w:sz w:val="24"/>
          <w:szCs w:val="24"/>
        </w:rPr>
        <w:t>R</w:t>
      </w:r>
      <w:r w:rsidR="008F48BC">
        <w:rPr>
          <w:rFonts w:ascii="Times New Roman" w:hAnsi="Times New Roman" w:cs="Times New Roman"/>
          <w:sz w:val="24"/>
          <w:szCs w:val="24"/>
        </w:rPr>
        <w:t>el</w:t>
      </w:r>
      <w:r w:rsidR="008F48BC" w:rsidRPr="008F48BC">
        <w:rPr>
          <w:rFonts w:ascii="Times New Roman" w:hAnsi="Times New Roman" w:cs="Times New Roman"/>
          <w:sz w:val="24"/>
          <w:szCs w:val="24"/>
        </w:rPr>
        <w:t>ing 1986</w:t>
      </w:r>
      <w:r w:rsidR="008C61FC" w:rsidRPr="00563932">
        <w:rPr>
          <w:rFonts w:ascii="Times New Roman" w:hAnsi="Times New Roman" w:cs="Times New Roman"/>
          <w:sz w:val="24"/>
          <w:szCs w:val="24"/>
        </w:rPr>
        <w:t xml:space="preserve">). </w:t>
      </w:r>
      <w:r w:rsidR="00C16478">
        <w:rPr>
          <w:rFonts w:ascii="Times New Roman" w:hAnsi="Times New Roman" w:cs="Times New Roman"/>
          <w:sz w:val="24"/>
          <w:szCs w:val="24"/>
        </w:rPr>
        <w:t>Most of the</w:t>
      </w:r>
      <w:r w:rsidR="007B0259">
        <w:rPr>
          <w:rFonts w:ascii="Times New Roman" w:hAnsi="Times New Roman" w:cs="Times New Roman"/>
          <w:sz w:val="24"/>
          <w:szCs w:val="24"/>
        </w:rPr>
        <w:t xml:space="preserve"> research </w:t>
      </w:r>
      <w:r w:rsidR="00C16478">
        <w:rPr>
          <w:rFonts w:ascii="Times New Roman" w:hAnsi="Times New Roman" w:cs="Times New Roman"/>
          <w:sz w:val="24"/>
          <w:szCs w:val="24"/>
        </w:rPr>
        <w:t>about the movement of this insect showed that early detection in the northern states can be March, and that its peaks were mostly recorded between May and June (Parr and Pass 1989, Carlson et al. 1991, Maredia et al. 1998). The STN’s records were not different from the records mentioned before, but for few locations in Illinois (Freeport</w:t>
      </w:r>
      <w:r w:rsidR="007B0259">
        <w:rPr>
          <w:rFonts w:ascii="Times New Roman" w:hAnsi="Times New Roman" w:cs="Times New Roman"/>
          <w:sz w:val="24"/>
          <w:szCs w:val="24"/>
        </w:rPr>
        <w:t>, Orr</w:t>
      </w:r>
      <w:r w:rsidR="00C16478">
        <w:rPr>
          <w:rFonts w:ascii="Times New Roman" w:hAnsi="Times New Roman" w:cs="Times New Roman"/>
          <w:sz w:val="24"/>
          <w:szCs w:val="24"/>
        </w:rPr>
        <w:t xml:space="preserve"> and Urbana-Champaign II), Indiana (</w:t>
      </w:r>
      <w:r w:rsidR="007B0259">
        <w:rPr>
          <w:rFonts w:ascii="Times New Roman" w:hAnsi="Times New Roman" w:cs="Times New Roman"/>
          <w:sz w:val="24"/>
          <w:szCs w:val="24"/>
        </w:rPr>
        <w:t>Columbia City and</w:t>
      </w:r>
      <w:r w:rsidR="00C16478">
        <w:rPr>
          <w:rFonts w:ascii="Times New Roman" w:hAnsi="Times New Roman" w:cs="Times New Roman"/>
          <w:sz w:val="24"/>
          <w:szCs w:val="24"/>
        </w:rPr>
        <w:t xml:space="preserve"> Lafayette</w:t>
      </w:r>
      <w:r w:rsidR="007B0259">
        <w:rPr>
          <w:rFonts w:ascii="Times New Roman" w:hAnsi="Times New Roman" w:cs="Times New Roman"/>
          <w:sz w:val="24"/>
          <w:szCs w:val="24"/>
        </w:rPr>
        <w:t>),</w:t>
      </w:r>
      <w:r w:rsidR="00C16478">
        <w:rPr>
          <w:rFonts w:ascii="Times New Roman" w:hAnsi="Times New Roman" w:cs="Times New Roman"/>
          <w:sz w:val="24"/>
          <w:szCs w:val="24"/>
        </w:rPr>
        <w:t xml:space="preserve"> Iowa (Kanawha)</w:t>
      </w:r>
      <w:r w:rsidR="007B0259">
        <w:rPr>
          <w:rFonts w:ascii="Times New Roman" w:hAnsi="Times New Roman" w:cs="Times New Roman"/>
          <w:sz w:val="24"/>
          <w:szCs w:val="24"/>
        </w:rPr>
        <w:t xml:space="preserve"> and Wisconsin (Hancock)</w:t>
      </w:r>
      <w:r w:rsidR="00C16478">
        <w:rPr>
          <w:rFonts w:ascii="Times New Roman" w:hAnsi="Times New Roman" w:cs="Times New Roman"/>
          <w:sz w:val="24"/>
          <w:szCs w:val="24"/>
        </w:rPr>
        <w:t xml:space="preserve">, where the peaks </w:t>
      </w:r>
      <w:r w:rsidR="007B0259">
        <w:rPr>
          <w:rFonts w:ascii="Times New Roman" w:hAnsi="Times New Roman" w:cs="Times New Roman"/>
          <w:sz w:val="24"/>
          <w:szCs w:val="24"/>
        </w:rPr>
        <w:t xml:space="preserve">of activity </w:t>
      </w:r>
      <w:r w:rsidR="00C16478">
        <w:rPr>
          <w:rFonts w:ascii="Times New Roman" w:hAnsi="Times New Roman" w:cs="Times New Roman"/>
          <w:sz w:val="24"/>
          <w:szCs w:val="24"/>
        </w:rPr>
        <w:t xml:space="preserve">varied between years and specific locations per state. </w:t>
      </w:r>
      <w:r w:rsidR="00BB3CBB">
        <w:rPr>
          <w:rFonts w:ascii="Times New Roman" w:hAnsi="Times New Roman" w:cs="Times New Roman"/>
          <w:sz w:val="24"/>
          <w:szCs w:val="24"/>
        </w:rPr>
        <w:t>However, t</w:t>
      </w:r>
      <w:r w:rsidR="000D5D95">
        <w:rPr>
          <w:rFonts w:ascii="Times New Roman" w:hAnsi="Times New Roman" w:cs="Times New Roman"/>
          <w:sz w:val="24"/>
          <w:szCs w:val="24"/>
        </w:rPr>
        <w:t xml:space="preserve">he expected return migration of PLH to the south was not observed because of </w:t>
      </w:r>
      <w:r w:rsidR="00673E3C">
        <w:rPr>
          <w:rFonts w:ascii="Times New Roman" w:hAnsi="Times New Roman" w:cs="Times New Roman"/>
          <w:sz w:val="24"/>
          <w:szCs w:val="24"/>
        </w:rPr>
        <w:t xml:space="preserve">lower catches in </w:t>
      </w:r>
      <w:r w:rsidR="00921F97">
        <w:rPr>
          <w:rFonts w:ascii="Times New Roman" w:hAnsi="Times New Roman" w:cs="Times New Roman"/>
          <w:sz w:val="24"/>
          <w:szCs w:val="24"/>
        </w:rPr>
        <w:t xml:space="preserve">late </w:t>
      </w:r>
      <w:r w:rsidR="00673E3C">
        <w:rPr>
          <w:rFonts w:ascii="Times New Roman" w:hAnsi="Times New Roman" w:cs="Times New Roman"/>
          <w:sz w:val="24"/>
          <w:szCs w:val="24"/>
        </w:rPr>
        <w:t>summer a</w:t>
      </w:r>
      <w:r w:rsidR="006E2816">
        <w:rPr>
          <w:rFonts w:ascii="Times New Roman" w:hAnsi="Times New Roman" w:cs="Times New Roman"/>
          <w:sz w:val="24"/>
          <w:szCs w:val="24"/>
        </w:rPr>
        <w:t>nd fall for most of suction trap locations.</w:t>
      </w:r>
      <w:r w:rsidR="000D5D95">
        <w:rPr>
          <w:rFonts w:ascii="Times New Roman" w:hAnsi="Times New Roman" w:cs="Times New Roman"/>
          <w:sz w:val="24"/>
          <w:szCs w:val="24"/>
        </w:rPr>
        <w:t xml:space="preserve"> </w:t>
      </w:r>
      <w:r w:rsidR="00250155">
        <w:rPr>
          <w:rFonts w:ascii="Times New Roman" w:hAnsi="Times New Roman" w:cs="Times New Roman"/>
          <w:sz w:val="24"/>
          <w:szCs w:val="24"/>
        </w:rPr>
        <w:t>We do not know what are the factors that prevent the emigration of PLH to the south</w:t>
      </w:r>
      <w:r w:rsidR="00D04BF0">
        <w:rPr>
          <w:rFonts w:ascii="Times New Roman" w:hAnsi="Times New Roman" w:cs="Times New Roman"/>
          <w:sz w:val="24"/>
          <w:szCs w:val="24"/>
        </w:rPr>
        <w:t xml:space="preserve">, but it is known the </w:t>
      </w:r>
      <w:r w:rsidR="00ED09F0">
        <w:rPr>
          <w:rFonts w:ascii="Times New Roman" w:hAnsi="Times New Roman" w:cs="Times New Roman"/>
          <w:sz w:val="24"/>
          <w:szCs w:val="24"/>
        </w:rPr>
        <w:t>effective methods</w:t>
      </w:r>
      <w:r w:rsidR="00D04BF0">
        <w:rPr>
          <w:rFonts w:ascii="Times New Roman" w:hAnsi="Times New Roman" w:cs="Times New Roman"/>
          <w:sz w:val="24"/>
          <w:szCs w:val="24"/>
        </w:rPr>
        <w:t xml:space="preserve"> of </w:t>
      </w:r>
      <w:r w:rsidR="000D5D95">
        <w:rPr>
          <w:rFonts w:ascii="Times New Roman" w:hAnsi="Times New Roman" w:cs="Times New Roman"/>
          <w:sz w:val="24"/>
          <w:szCs w:val="24"/>
        </w:rPr>
        <w:t xml:space="preserve">crop management </w:t>
      </w:r>
      <w:r w:rsidR="00D04BF0">
        <w:rPr>
          <w:rFonts w:ascii="Times New Roman" w:hAnsi="Times New Roman" w:cs="Times New Roman"/>
          <w:sz w:val="24"/>
          <w:szCs w:val="24"/>
        </w:rPr>
        <w:t xml:space="preserve">on </w:t>
      </w:r>
      <w:r w:rsidR="000D5D95">
        <w:rPr>
          <w:rFonts w:ascii="Times New Roman" w:hAnsi="Times New Roman" w:cs="Times New Roman"/>
          <w:sz w:val="24"/>
          <w:szCs w:val="24"/>
        </w:rPr>
        <w:t xml:space="preserve">alfalfa </w:t>
      </w:r>
      <w:r w:rsidR="00DE0460">
        <w:rPr>
          <w:rFonts w:ascii="Times New Roman" w:hAnsi="Times New Roman" w:cs="Times New Roman"/>
          <w:sz w:val="24"/>
          <w:szCs w:val="24"/>
        </w:rPr>
        <w:t>and soybean</w:t>
      </w:r>
      <w:r w:rsidR="00D04BF0">
        <w:rPr>
          <w:rFonts w:ascii="Times New Roman" w:hAnsi="Times New Roman" w:cs="Times New Roman"/>
          <w:sz w:val="24"/>
          <w:szCs w:val="24"/>
        </w:rPr>
        <w:t xml:space="preserve"> to keep the populations down of PLH</w:t>
      </w:r>
      <w:r w:rsidR="00DE0460">
        <w:rPr>
          <w:rFonts w:ascii="Times New Roman" w:hAnsi="Times New Roman" w:cs="Times New Roman"/>
          <w:sz w:val="24"/>
          <w:szCs w:val="24"/>
        </w:rPr>
        <w:t>.</w:t>
      </w:r>
      <w:r w:rsidR="000D5D95">
        <w:rPr>
          <w:rFonts w:ascii="Times New Roman" w:hAnsi="Times New Roman" w:cs="Times New Roman"/>
          <w:sz w:val="24"/>
          <w:szCs w:val="24"/>
        </w:rPr>
        <w:t xml:space="preserve"> </w:t>
      </w:r>
      <w:r w:rsidR="006E2816">
        <w:rPr>
          <w:rFonts w:ascii="Times New Roman" w:hAnsi="Times New Roman" w:cs="Times New Roman"/>
          <w:sz w:val="24"/>
          <w:szCs w:val="24"/>
        </w:rPr>
        <w:t xml:space="preserve"> </w:t>
      </w:r>
      <w:r w:rsidR="005571DF">
        <w:rPr>
          <w:rFonts w:ascii="Times New Roman" w:hAnsi="Times New Roman" w:cs="Times New Roman"/>
          <w:sz w:val="24"/>
          <w:szCs w:val="24"/>
        </w:rPr>
        <w:t xml:space="preserve">For example, </w:t>
      </w:r>
      <w:r w:rsidR="004C0F3F" w:rsidRPr="008D2A19">
        <w:rPr>
          <w:rFonts w:ascii="Times New Roman" w:hAnsi="Times New Roman" w:cs="Times New Roman"/>
          <w:sz w:val="24"/>
          <w:szCs w:val="24"/>
        </w:rPr>
        <w:t>cutting alfalfa to a 2-to 5-cm stubble height</w:t>
      </w:r>
      <w:r w:rsidR="005571DF">
        <w:rPr>
          <w:rFonts w:ascii="Times New Roman" w:hAnsi="Times New Roman" w:cs="Times New Roman"/>
          <w:sz w:val="24"/>
          <w:szCs w:val="24"/>
        </w:rPr>
        <w:t>, which resulted</w:t>
      </w:r>
      <w:r w:rsidR="004C0F3F" w:rsidRPr="008D2A19">
        <w:rPr>
          <w:rFonts w:ascii="Times New Roman" w:hAnsi="Times New Roman" w:cs="Times New Roman"/>
          <w:sz w:val="24"/>
          <w:szCs w:val="24"/>
        </w:rPr>
        <w:t xml:space="preserve"> in nymphal and egg mortality near 95 and 100%, respectively (</w:t>
      </w:r>
      <w:bookmarkStart w:id="337" w:name="_Hlk98265276"/>
      <w:r w:rsidR="004C0F3F" w:rsidRPr="008D2A19">
        <w:rPr>
          <w:rFonts w:ascii="Times New Roman" w:hAnsi="Times New Roman" w:cs="Times New Roman"/>
          <w:sz w:val="24"/>
          <w:szCs w:val="24"/>
        </w:rPr>
        <w:t>Simonet and Pienkowski 1979</w:t>
      </w:r>
      <w:bookmarkEnd w:id="337"/>
      <w:r w:rsidR="004C0F3F" w:rsidRPr="008D2A19">
        <w:rPr>
          <w:rFonts w:ascii="Times New Roman" w:hAnsi="Times New Roman" w:cs="Times New Roman"/>
          <w:sz w:val="24"/>
          <w:szCs w:val="24"/>
        </w:rPr>
        <w:t>)</w:t>
      </w:r>
      <w:r w:rsidR="006711AD">
        <w:rPr>
          <w:rFonts w:ascii="Times New Roman" w:hAnsi="Times New Roman" w:cs="Times New Roman"/>
          <w:sz w:val="24"/>
          <w:szCs w:val="24"/>
        </w:rPr>
        <w:t xml:space="preserve">. </w:t>
      </w:r>
      <w:r w:rsidR="00ED09F0">
        <w:rPr>
          <w:rFonts w:ascii="Times New Roman" w:hAnsi="Times New Roman" w:cs="Times New Roman"/>
          <w:sz w:val="24"/>
          <w:szCs w:val="24"/>
        </w:rPr>
        <w:t>Also, t</w:t>
      </w:r>
      <w:r w:rsidR="0014746B">
        <w:rPr>
          <w:rFonts w:ascii="Times New Roman" w:hAnsi="Times New Roman" w:cs="Times New Roman"/>
          <w:sz w:val="24"/>
          <w:szCs w:val="24"/>
        </w:rPr>
        <w:t>he use of</w:t>
      </w:r>
      <w:r w:rsidR="00093240" w:rsidRPr="008D2A19">
        <w:rPr>
          <w:rFonts w:ascii="Times New Roman" w:hAnsi="Times New Roman" w:cs="Times New Roman"/>
          <w:sz w:val="24"/>
          <w:szCs w:val="24"/>
        </w:rPr>
        <w:t xml:space="preserve"> no-glabrous resistant alfalfa and soybean varieties and </w:t>
      </w:r>
      <w:r w:rsidR="00CE30E7">
        <w:rPr>
          <w:rFonts w:ascii="Times New Roman" w:hAnsi="Times New Roman" w:cs="Times New Roman"/>
          <w:sz w:val="24"/>
          <w:szCs w:val="24"/>
        </w:rPr>
        <w:t xml:space="preserve">some use </w:t>
      </w:r>
      <w:r w:rsidR="0014746B">
        <w:rPr>
          <w:rFonts w:ascii="Times New Roman" w:hAnsi="Times New Roman" w:cs="Times New Roman"/>
          <w:sz w:val="24"/>
          <w:szCs w:val="24"/>
        </w:rPr>
        <w:t xml:space="preserve">of </w:t>
      </w:r>
      <w:r w:rsidR="00093240" w:rsidRPr="008D2A19">
        <w:rPr>
          <w:rFonts w:ascii="Times New Roman" w:hAnsi="Times New Roman" w:cs="Times New Roman"/>
          <w:sz w:val="24"/>
          <w:szCs w:val="24"/>
        </w:rPr>
        <w:t xml:space="preserve">systemic neonicotinoid insecticides to control Colorado potato beetle, </w:t>
      </w:r>
      <w:r w:rsidR="00093240" w:rsidRPr="006711AD">
        <w:rPr>
          <w:rFonts w:ascii="Times New Roman" w:hAnsi="Times New Roman" w:cs="Times New Roman"/>
          <w:i/>
          <w:iCs/>
          <w:sz w:val="24"/>
          <w:szCs w:val="24"/>
        </w:rPr>
        <w:t>Leptinotarsa decemlineata</w:t>
      </w:r>
      <w:r w:rsidR="00093240">
        <w:rPr>
          <w:rFonts w:ascii="Times New Roman" w:hAnsi="Times New Roman" w:cs="Times New Roman"/>
          <w:sz w:val="24"/>
          <w:szCs w:val="24"/>
        </w:rPr>
        <w:t xml:space="preserve"> Say </w:t>
      </w:r>
      <w:r w:rsidR="00093240" w:rsidRPr="008D2A19">
        <w:rPr>
          <w:rFonts w:ascii="Times New Roman" w:hAnsi="Times New Roman" w:cs="Times New Roman"/>
          <w:sz w:val="24"/>
          <w:szCs w:val="24"/>
        </w:rPr>
        <w:t xml:space="preserve">(Hammond and Jeffers 1990, Danielson et al. 1991, Huseth et al. 2014, </w:t>
      </w:r>
      <w:bookmarkStart w:id="338" w:name="_Hlk98265419"/>
      <w:r w:rsidR="00093240" w:rsidRPr="006A3B6A">
        <w:rPr>
          <w:rFonts w:ascii="Times New Roman" w:hAnsi="Times New Roman" w:cs="Times New Roman"/>
          <w:sz w:val="24"/>
          <w:szCs w:val="24"/>
        </w:rPr>
        <w:t>Mccormick et al. 2014</w:t>
      </w:r>
      <w:bookmarkEnd w:id="338"/>
      <w:r w:rsidR="00093240" w:rsidRPr="006A3B6A">
        <w:rPr>
          <w:rFonts w:ascii="Times New Roman" w:hAnsi="Times New Roman" w:cs="Times New Roman"/>
          <w:sz w:val="24"/>
          <w:szCs w:val="24"/>
        </w:rPr>
        <w:t xml:space="preserve">). </w:t>
      </w:r>
    </w:p>
    <w:p w14:paraId="1194F1C2" w14:textId="319357F8" w:rsidR="005F48B1" w:rsidRPr="00165669" w:rsidRDefault="00C16478" w:rsidP="00C16478">
      <w:pPr>
        <w:spacing w:after="0" w:line="480" w:lineRule="auto"/>
        <w:ind w:firstLine="720"/>
        <w:rPr>
          <w:rFonts w:ascii="Times New Roman" w:hAnsi="Times New Roman" w:cs="Times New Roman"/>
          <w:sz w:val="24"/>
          <w:szCs w:val="24"/>
        </w:rPr>
      </w:pPr>
      <w:r w:rsidRPr="006A3B6A">
        <w:rPr>
          <w:rFonts w:ascii="Times New Roman" w:hAnsi="Times New Roman" w:cs="Times New Roman"/>
          <w:sz w:val="24"/>
          <w:szCs w:val="24"/>
        </w:rPr>
        <w:t xml:space="preserve">In addition, </w:t>
      </w:r>
      <w:r>
        <w:rPr>
          <w:rFonts w:ascii="Times New Roman" w:hAnsi="Times New Roman" w:cs="Times New Roman"/>
          <w:sz w:val="24"/>
          <w:szCs w:val="24"/>
        </w:rPr>
        <w:t>o</w:t>
      </w:r>
      <w:r w:rsidRPr="006A3B6A">
        <w:rPr>
          <w:rFonts w:ascii="Times New Roman" w:hAnsi="Times New Roman" w:cs="Times New Roman"/>
          <w:sz w:val="24"/>
          <w:szCs w:val="24"/>
        </w:rPr>
        <w:t xml:space="preserve">ur study showed that there was a significant negative interaction between “spring temperature” and “spring precipitation”. Specifically, predicted spring PLH counts </w:t>
      </w:r>
      <w:r w:rsidRPr="006A3B6A">
        <w:rPr>
          <w:rFonts w:ascii="Times New Roman" w:hAnsi="Times New Roman" w:cs="Times New Roman"/>
          <w:sz w:val="24"/>
          <w:szCs w:val="24"/>
        </w:rPr>
        <w:lastRenderedPageBreak/>
        <w:t xml:space="preserve">increased with increasing spring temperature only when spring precipitation was low. </w:t>
      </w:r>
      <w:r>
        <w:rPr>
          <w:rFonts w:ascii="Times New Roman" w:hAnsi="Times New Roman" w:cs="Times New Roman"/>
          <w:sz w:val="24"/>
          <w:szCs w:val="24"/>
        </w:rPr>
        <w:t>This corroborates t</w:t>
      </w:r>
      <w:r w:rsidRPr="006A3B6A">
        <w:rPr>
          <w:rFonts w:ascii="Times New Roman" w:hAnsi="Times New Roman" w:cs="Times New Roman"/>
          <w:sz w:val="24"/>
          <w:szCs w:val="24"/>
        </w:rPr>
        <w:t>he effect of temperature on PLH development</w:t>
      </w:r>
      <w:r>
        <w:rPr>
          <w:rFonts w:ascii="Times New Roman" w:hAnsi="Times New Roman" w:cs="Times New Roman"/>
          <w:sz w:val="24"/>
          <w:szCs w:val="24"/>
        </w:rPr>
        <w:t>, which</w:t>
      </w:r>
      <w:r w:rsidRPr="006A3B6A">
        <w:rPr>
          <w:rFonts w:ascii="Times New Roman" w:hAnsi="Times New Roman" w:cs="Times New Roman"/>
          <w:sz w:val="24"/>
          <w:szCs w:val="24"/>
        </w:rPr>
        <w:t xml:space="preserve"> has widely been studied (Simonet and Pienkowski 1980, Hogg 1985, Kieckhefer and Medler 1964), but not the effect on flying activity.</w:t>
      </w:r>
      <w:r>
        <w:rPr>
          <w:rFonts w:ascii="Times New Roman" w:hAnsi="Times New Roman" w:cs="Times New Roman"/>
          <w:sz w:val="24"/>
          <w:szCs w:val="24"/>
        </w:rPr>
        <w:t xml:space="preserve"> </w:t>
      </w:r>
      <w:r w:rsidR="00272F4B">
        <w:rPr>
          <w:rFonts w:ascii="Times New Roman" w:hAnsi="Times New Roman" w:cs="Times New Roman"/>
          <w:sz w:val="24"/>
          <w:szCs w:val="24"/>
        </w:rPr>
        <w:t>In 1986,</w:t>
      </w:r>
      <w:r>
        <w:rPr>
          <w:rFonts w:ascii="Times New Roman" w:hAnsi="Times New Roman" w:cs="Times New Roman"/>
          <w:sz w:val="24"/>
          <w:szCs w:val="24"/>
        </w:rPr>
        <w:t xml:space="preserve"> </w:t>
      </w:r>
      <w:r w:rsidRPr="00165669">
        <w:rPr>
          <w:rFonts w:ascii="Times New Roman" w:hAnsi="Times New Roman" w:cs="Times New Roman"/>
          <w:sz w:val="24"/>
          <w:szCs w:val="24"/>
        </w:rPr>
        <w:t xml:space="preserve">Taylor </w:t>
      </w:r>
      <w:r>
        <w:rPr>
          <w:rFonts w:ascii="Times New Roman" w:hAnsi="Times New Roman" w:cs="Times New Roman"/>
          <w:sz w:val="24"/>
          <w:szCs w:val="24"/>
        </w:rPr>
        <w:t>&amp;</w:t>
      </w:r>
      <w:r w:rsidRPr="00165669">
        <w:rPr>
          <w:rFonts w:ascii="Times New Roman" w:hAnsi="Times New Roman" w:cs="Times New Roman"/>
          <w:sz w:val="24"/>
          <w:szCs w:val="24"/>
        </w:rPr>
        <w:t xml:space="preserve"> Reling </w:t>
      </w:r>
      <w:r w:rsidR="00272F4B">
        <w:rPr>
          <w:rFonts w:ascii="Times New Roman" w:hAnsi="Times New Roman" w:cs="Times New Roman"/>
          <w:sz w:val="24"/>
          <w:szCs w:val="24"/>
        </w:rPr>
        <w:t>used</w:t>
      </w:r>
      <w:r>
        <w:rPr>
          <w:rFonts w:ascii="Times New Roman" w:hAnsi="Times New Roman" w:cs="Times New Roman"/>
          <w:sz w:val="24"/>
          <w:szCs w:val="24"/>
        </w:rPr>
        <w:t xml:space="preserve"> </w:t>
      </w:r>
      <w:r w:rsidR="002F5808">
        <w:rPr>
          <w:rFonts w:ascii="Times New Roman" w:hAnsi="Times New Roman" w:cs="Times New Roman"/>
          <w:sz w:val="24"/>
          <w:szCs w:val="24"/>
        </w:rPr>
        <w:t>aircraft mounted nets to monitor the density of PLH</w:t>
      </w:r>
      <w:r w:rsidR="00272F4B">
        <w:rPr>
          <w:rFonts w:ascii="Times New Roman" w:hAnsi="Times New Roman" w:cs="Times New Roman"/>
          <w:sz w:val="24"/>
          <w:szCs w:val="24"/>
        </w:rPr>
        <w:t>. They</w:t>
      </w:r>
      <w:r w:rsidR="002F5808">
        <w:rPr>
          <w:rFonts w:ascii="Times New Roman" w:hAnsi="Times New Roman" w:cs="Times New Roman"/>
          <w:sz w:val="24"/>
          <w:szCs w:val="24"/>
        </w:rPr>
        <w:t xml:space="preserve"> found that the major flight </w:t>
      </w:r>
      <w:r w:rsidR="00EB0684" w:rsidRPr="00165669">
        <w:rPr>
          <w:rFonts w:ascii="Times New Roman" w:hAnsi="Times New Roman" w:cs="Times New Roman"/>
          <w:sz w:val="24"/>
          <w:szCs w:val="24"/>
        </w:rPr>
        <w:t xml:space="preserve">thresholds </w:t>
      </w:r>
      <w:r w:rsidR="00EF080B">
        <w:rPr>
          <w:rFonts w:ascii="Times New Roman" w:hAnsi="Times New Roman" w:cs="Times New Roman"/>
          <w:sz w:val="24"/>
          <w:szCs w:val="24"/>
        </w:rPr>
        <w:t xml:space="preserve">of PLH </w:t>
      </w:r>
      <w:r w:rsidR="00EB0684" w:rsidRPr="00165669">
        <w:rPr>
          <w:rFonts w:ascii="Times New Roman" w:hAnsi="Times New Roman" w:cs="Times New Roman"/>
          <w:sz w:val="24"/>
          <w:szCs w:val="24"/>
        </w:rPr>
        <w:t xml:space="preserve">are temperature and </w:t>
      </w:r>
      <w:r w:rsidR="002F5808" w:rsidRPr="00165669">
        <w:rPr>
          <w:rFonts w:ascii="Times New Roman" w:hAnsi="Times New Roman" w:cs="Times New Roman"/>
          <w:sz w:val="24"/>
          <w:szCs w:val="24"/>
        </w:rPr>
        <w:t>light dependent</w:t>
      </w:r>
      <w:r w:rsidR="00EF080B">
        <w:rPr>
          <w:rFonts w:ascii="Times New Roman" w:hAnsi="Times New Roman" w:cs="Times New Roman"/>
          <w:sz w:val="24"/>
          <w:szCs w:val="24"/>
        </w:rPr>
        <w:t>, and so their</w:t>
      </w:r>
      <w:r w:rsidR="00165669" w:rsidRPr="00165669">
        <w:rPr>
          <w:rFonts w:ascii="Times New Roman" w:hAnsi="Times New Roman" w:cs="Times New Roman"/>
          <w:sz w:val="24"/>
          <w:szCs w:val="24"/>
        </w:rPr>
        <w:t xml:space="preserve"> f</w:t>
      </w:r>
      <w:r w:rsidR="00EB0684" w:rsidRPr="00165669">
        <w:rPr>
          <w:rFonts w:ascii="Times New Roman" w:hAnsi="Times New Roman" w:cs="Times New Roman"/>
          <w:sz w:val="24"/>
          <w:szCs w:val="24"/>
        </w:rPr>
        <w:t>light is most frequent during the crepuscular periods</w:t>
      </w:r>
      <w:r w:rsidR="00EF080B">
        <w:rPr>
          <w:rFonts w:ascii="Times New Roman" w:hAnsi="Times New Roman" w:cs="Times New Roman"/>
          <w:sz w:val="24"/>
          <w:szCs w:val="24"/>
        </w:rPr>
        <w:t xml:space="preserve"> and</w:t>
      </w:r>
      <w:r w:rsidR="00EB0684" w:rsidRPr="00165669">
        <w:rPr>
          <w:rFonts w:ascii="Times New Roman" w:hAnsi="Times New Roman" w:cs="Times New Roman"/>
          <w:sz w:val="24"/>
          <w:szCs w:val="24"/>
        </w:rPr>
        <w:t xml:space="preserve"> major peak in the evening. PLH’s migration flight is in response to light intensity and/or wavelength provided that a minimum air temperature exceed</w:t>
      </w:r>
      <w:r w:rsidR="006A116B">
        <w:rPr>
          <w:rFonts w:ascii="Times New Roman" w:hAnsi="Times New Roman" w:cs="Times New Roman"/>
          <w:sz w:val="24"/>
          <w:szCs w:val="24"/>
        </w:rPr>
        <w:t>s</w:t>
      </w:r>
      <w:r w:rsidR="00EB0684" w:rsidRPr="00165669">
        <w:rPr>
          <w:rFonts w:ascii="Times New Roman" w:hAnsi="Times New Roman" w:cs="Times New Roman"/>
          <w:sz w:val="24"/>
          <w:szCs w:val="24"/>
        </w:rPr>
        <w:t xml:space="preserve"> 15 </w:t>
      </w:r>
      <w:r w:rsidR="00165669" w:rsidRPr="00165669">
        <w:rPr>
          <w:rFonts w:ascii="Times New Roman" w:hAnsi="Times New Roman" w:cs="Times New Roman"/>
          <w:sz w:val="24"/>
          <w:szCs w:val="24"/>
        </w:rPr>
        <w:t>º C</w:t>
      </w:r>
      <w:r w:rsidR="00EB0684" w:rsidRPr="00165669">
        <w:rPr>
          <w:rFonts w:ascii="Times New Roman" w:hAnsi="Times New Roman" w:cs="Times New Roman"/>
          <w:sz w:val="24"/>
          <w:szCs w:val="24"/>
        </w:rPr>
        <w:t xml:space="preserve"> (Taylor 1974</w:t>
      </w:r>
      <w:r w:rsidR="00165669" w:rsidRPr="00165669">
        <w:rPr>
          <w:rFonts w:ascii="Times New Roman" w:hAnsi="Times New Roman" w:cs="Times New Roman"/>
          <w:sz w:val="24"/>
          <w:szCs w:val="24"/>
        </w:rPr>
        <w:t>)</w:t>
      </w:r>
      <w:r w:rsidR="00EB0684" w:rsidRPr="00165669">
        <w:rPr>
          <w:rFonts w:ascii="Times New Roman" w:hAnsi="Times New Roman" w:cs="Times New Roman"/>
          <w:sz w:val="24"/>
          <w:szCs w:val="24"/>
        </w:rPr>
        <w:t>.</w:t>
      </w:r>
      <w:r w:rsidR="006866CA">
        <w:rPr>
          <w:rFonts w:ascii="Times New Roman" w:hAnsi="Times New Roman" w:cs="Times New Roman"/>
          <w:sz w:val="24"/>
          <w:szCs w:val="24"/>
        </w:rPr>
        <w:t xml:space="preserve"> </w:t>
      </w:r>
      <w:r w:rsidR="00540FE9">
        <w:rPr>
          <w:rFonts w:ascii="Times New Roman" w:hAnsi="Times New Roman" w:cs="Times New Roman"/>
          <w:sz w:val="24"/>
          <w:szCs w:val="24"/>
        </w:rPr>
        <w:t>Similarly, Baker et al. (2015) found a significant and positive effect on the severity of infestation of PLH when temperature rises. They analyzed data collected</w:t>
      </w:r>
      <w:r w:rsidR="00C5563C">
        <w:rPr>
          <w:rFonts w:ascii="Times New Roman" w:hAnsi="Times New Roman" w:cs="Times New Roman"/>
          <w:sz w:val="24"/>
          <w:szCs w:val="24"/>
        </w:rPr>
        <w:t xml:space="preserve"> </w:t>
      </w:r>
      <w:r w:rsidR="00E17CD1">
        <w:rPr>
          <w:rFonts w:ascii="Times New Roman" w:hAnsi="Times New Roman" w:cs="Times New Roman"/>
          <w:color w:val="000000"/>
          <w:sz w:val="24"/>
          <w:szCs w:val="24"/>
          <w:shd w:val="clear" w:color="auto" w:fill="FFFFFF"/>
        </w:rPr>
        <w:t>from</w:t>
      </w:r>
      <w:r w:rsidR="009119B2" w:rsidRPr="009119B2">
        <w:rPr>
          <w:rFonts w:ascii="Times New Roman" w:hAnsi="Times New Roman" w:cs="Times New Roman"/>
          <w:color w:val="000000"/>
          <w:sz w:val="24"/>
          <w:szCs w:val="24"/>
          <w:shd w:val="clear" w:color="auto" w:fill="FFFFFF"/>
        </w:rPr>
        <w:t xml:space="preserve"> </w:t>
      </w:r>
      <w:r w:rsidR="006A116B">
        <w:rPr>
          <w:rFonts w:ascii="Times New Roman" w:hAnsi="Times New Roman" w:cs="Times New Roman"/>
          <w:color w:val="000000"/>
          <w:sz w:val="24"/>
          <w:szCs w:val="24"/>
          <w:shd w:val="clear" w:color="auto" w:fill="FFFFFF"/>
        </w:rPr>
        <w:t>multiple states</w:t>
      </w:r>
      <w:r w:rsidR="009119B2" w:rsidRPr="009119B2">
        <w:rPr>
          <w:rFonts w:ascii="Times New Roman" w:hAnsi="Times New Roman" w:cs="Times New Roman"/>
          <w:color w:val="000000"/>
          <w:sz w:val="24"/>
          <w:szCs w:val="24"/>
          <w:shd w:val="clear" w:color="auto" w:fill="FFFFFF"/>
        </w:rPr>
        <w:t xml:space="preserve"> </w:t>
      </w:r>
      <w:r w:rsidR="00E17CD1">
        <w:rPr>
          <w:rFonts w:ascii="Times New Roman" w:hAnsi="Times New Roman" w:cs="Times New Roman"/>
          <w:sz w:val="24"/>
          <w:szCs w:val="24"/>
        </w:rPr>
        <w:t xml:space="preserve">between </w:t>
      </w:r>
      <w:r w:rsidR="00C5563C">
        <w:rPr>
          <w:rFonts w:ascii="Times New Roman" w:hAnsi="Times New Roman" w:cs="Times New Roman"/>
          <w:sz w:val="24"/>
          <w:szCs w:val="24"/>
        </w:rPr>
        <w:t xml:space="preserve">1951 </w:t>
      </w:r>
      <w:r w:rsidR="00E17CD1">
        <w:rPr>
          <w:rFonts w:ascii="Times New Roman" w:hAnsi="Times New Roman" w:cs="Times New Roman"/>
          <w:sz w:val="24"/>
          <w:szCs w:val="24"/>
        </w:rPr>
        <w:t>and</w:t>
      </w:r>
      <w:r w:rsidR="00C5563C">
        <w:rPr>
          <w:rFonts w:ascii="Times New Roman" w:hAnsi="Times New Roman" w:cs="Times New Roman"/>
          <w:sz w:val="24"/>
          <w:szCs w:val="24"/>
        </w:rPr>
        <w:t xml:space="preserve"> 2012</w:t>
      </w:r>
      <w:r w:rsidR="00C5563C">
        <w:rPr>
          <w:rFonts w:ascii="Times New Roman" w:hAnsi="Times New Roman" w:cs="Times New Roman"/>
          <w:color w:val="000000"/>
          <w:sz w:val="24"/>
          <w:szCs w:val="24"/>
          <w:shd w:val="clear" w:color="auto" w:fill="FFFFFF"/>
        </w:rPr>
        <w:t xml:space="preserve"> </w:t>
      </w:r>
      <w:r w:rsidR="00557A76">
        <w:rPr>
          <w:rFonts w:ascii="Times New Roman" w:hAnsi="Times New Roman" w:cs="Times New Roman"/>
          <w:color w:val="000000"/>
          <w:sz w:val="24"/>
          <w:szCs w:val="24"/>
          <w:shd w:val="clear" w:color="auto" w:fill="FFFFFF"/>
        </w:rPr>
        <w:t xml:space="preserve">and concluded that </w:t>
      </w:r>
      <w:r w:rsidR="0023471E" w:rsidRPr="0023471E">
        <w:rPr>
          <w:rStyle w:val="Emphasis"/>
          <w:rFonts w:ascii="Times New Roman" w:hAnsi="Times New Roman" w:cs="Times New Roman"/>
          <w:i w:val="0"/>
          <w:iCs w:val="0"/>
          <w:color w:val="000000"/>
          <w:sz w:val="24"/>
          <w:szCs w:val="24"/>
          <w:shd w:val="clear" w:color="auto" w:fill="FFFFFF"/>
        </w:rPr>
        <w:t xml:space="preserve">the </w:t>
      </w:r>
      <w:r w:rsidR="0023471E" w:rsidRPr="0023471E">
        <w:rPr>
          <w:rFonts w:ascii="Times New Roman" w:hAnsi="Times New Roman" w:cs="Times New Roman"/>
          <w:color w:val="000000"/>
          <w:sz w:val="24"/>
          <w:szCs w:val="24"/>
          <w:shd w:val="clear" w:color="auto" w:fill="FFFFFF"/>
        </w:rPr>
        <w:t xml:space="preserve">arrival </w:t>
      </w:r>
      <w:r w:rsidR="0023471E">
        <w:rPr>
          <w:rFonts w:ascii="Times New Roman" w:hAnsi="Times New Roman" w:cs="Times New Roman"/>
          <w:color w:val="000000"/>
          <w:sz w:val="24"/>
          <w:szCs w:val="24"/>
          <w:shd w:val="clear" w:color="auto" w:fill="FFFFFF"/>
        </w:rPr>
        <w:t xml:space="preserve">time of PLH </w:t>
      </w:r>
      <w:r w:rsidR="0023471E" w:rsidRPr="0023471E">
        <w:rPr>
          <w:rFonts w:ascii="Times New Roman" w:hAnsi="Times New Roman" w:cs="Times New Roman"/>
          <w:color w:val="000000"/>
          <w:sz w:val="24"/>
          <w:szCs w:val="24"/>
          <w:shd w:val="clear" w:color="auto" w:fill="FFFFFF"/>
        </w:rPr>
        <w:t>has advanced by 10 days over the last 62 years.</w:t>
      </w:r>
      <w:r w:rsidR="0023471E">
        <w:rPr>
          <w:rFonts w:ascii="Times New Roman" w:hAnsi="Times New Roman" w:cs="Times New Roman"/>
          <w:color w:val="000000"/>
          <w:sz w:val="24"/>
          <w:szCs w:val="24"/>
          <w:shd w:val="clear" w:color="auto" w:fill="FFFFFF"/>
        </w:rPr>
        <w:t xml:space="preserve"> </w:t>
      </w:r>
    </w:p>
    <w:p w14:paraId="3BEF1E4F" w14:textId="6FE19E25" w:rsidR="00BB3CBB" w:rsidRDefault="00BB3CBB" w:rsidP="00BB3CBB">
      <w:pPr>
        <w:spacing w:after="0" w:line="480" w:lineRule="auto"/>
        <w:ind w:firstLine="720"/>
        <w:rPr>
          <w:rFonts w:ascii="Times New Roman" w:hAnsi="Times New Roman" w:cs="Times New Roman"/>
          <w:sz w:val="24"/>
          <w:szCs w:val="24"/>
        </w:rPr>
      </w:pPr>
      <w:r w:rsidRPr="006A3B6A">
        <w:rPr>
          <w:rFonts w:ascii="Times New Roman" w:hAnsi="Times New Roman" w:cs="Times New Roman"/>
          <w:sz w:val="24"/>
          <w:szCs w:val="24"/>
        </w:rPr>
        <w:t xml:space="preserve">Lastly, out of all the effects of crop proportions (alfalfa, potato, and beans) analyzed in this study </w:t>
      </w:r>
      <w:r w:rsidR="00540FE9">
        <w:rPr>
          <w:rFonts w:ascii="Times New Roman" w:hAnsi="Times New Roman" w:cs="Times New Roman"/>
          <w:sz w:val="24"/>
          <w:szCs w:val="24"/>
        </w:rPr>
        <w:t>were not significant</w:t>
      </w:r>
      <w:r w:rsidRPr="006A3B6A">
        <w:rPr>
          <w:rFonts w:ascii="Times New Roman" w:hAnsi="Times New Roman" w:cs="Times New Roman"/>
          <w:sz w:val="24"/>
          <w:szCs w:val="24"/>
        </w:rPr>
        <w:t xml:space="preserve">, and this </w:t>
      </w:r>
      <w:r w:rsidR="00540FE9">
        <w:rPr>
          <w:rFonts w:ascii="Times New Roman" w:hAnsi="Times New Roman" w:cs="Times New Roman"/>
          <w:sz w:val="24"/>
          <w:szCs w:val="24"/>
        </w:rPr>
        <w:t xml:space="preserve">might be because the strong </w:t>
      </w:r>
      <w:r w:rsidR="0053777B">
        <w:rPr>
          <w:rFonts w:ascii="Times New Roman" w:hAnsi="Times New Roman" w:cs="Times New Roman"/>
          <w:sz w:val="24"/>
          <w:szCs w:val="24"/>
        </w:rPr>
        <w:t xml:space="preserve">climatic </w:t>
      </w:r>
      <w:r w:rsidR="00540FE9">
        <w:rPr>
          <w:rFonts w:ascii="Times New Roman" w:hAnsi="Times New Roman" w:cs="Times New Roman"/>
          <w:sz w:val="24"/>
          <w:szCs w:val="24"/>
        </w:rPr>
        <w:t>effects on migration movement and as well as the insect pest management applied across the US Midwest. W</w:t>
      </w:r>
      <w:r>
        <w:rPr>
          <w:rFonts w:ascii="Times New Roman" w:hAnsi="Times New Roman" w:cs="Times New Roman"/>
          <w:sz w:val="24"/>
          <w:szCs w:val="24"/>
        </w:rPr>
        <w:t xml:space="preserve">e recommend continuing gathering data </w:t>
      </w:r>
      <w:r w:rsidR="0053777B">
        <w:rPr>
          <w:rFonts w:ascii="Times New Roman" w:hAnsi="Times New Roman" w:cs="Times New Roman"/>
          <w:sz w:val="24"/>
          <w:szCs w:val="24"/>
        </w:rPr>
        <w:t xml:space="preserve">due to climate changes </w:t>
      </w:r>
      <w:r>
        <w:rPr>
          <w:rFonts w:ascii="Times New Roman" w:hAnsi="Times New Roman" w:cs="Times New Roman"/>
          <w:sz w:val="24"/>
          <w:szCs w:val="24"/>
        </w:rPr>
        <w:t>and add field sampling close to the suction traps to correlate the abundance of PLH in the field and suction traps and potentially make conclusions to be implemented in the integrated pest management of this insect pest.</w:t>
      </w:r>
    </w:p>
    <w:p w14:paraId="2E703025" w14:textId="77777777" w:rsidR="0053777B" w:rsidRPr="00C159C3" w:rsidRDefault="0053777B" w:rsidP="00BB3CBB">
      <w:pPr>
        <w:spacing w:after="0" w:line="480" w:lineRule="auto"/>
        <w:ind w:firstLine="720"/>
        <w:rPr>
          <w:rFonts w:ascii="Times New Roman" w:hAnsi="Times New Roman" w:cs="Times New Roman"/>
          <w:sz w:val="24"/>
          <w:szCs w:val="24"/>
        </w:rPr>
      </w:pPr>
    </w:p>
    <w:p w14:paraId="3DCFA8D5" w14:textId="6C09372C" w:rsidR="00EF238A" w:rsidRPr="001274B6" w:rsidRDefault="00EF238A" w:rsidP="006651DE">
      <w:pPr>
        <w:spacing w:after="0" w:line="480" w:lineRule="auto"/>
        <w:rPr>
          <w:rFonts w:ascii="Times New Roman" w:hAnsi="Times New Roman" w:cs="Times New Roman"/>
          <w:b/>
          <w:bCs/>
          <w:sz w:val="24"/>
          <w:szCs w:val="24"/>
        </w:rPr>
      </w:pPr>
      <w:r w:rsidRPr="001274B6">
        <w:rPr>
          <w:rFonts w:ascii="Times New Roman" w:hAnsi="Times New Roman" w:cs="Times New Roman"/>
          <w:b/>
          <w:bCs/>
          <w:sz w:val="24"/>
          <w:szCs w:val="24"/>
        </w:rPr>
        <w:t>Acknowledgements</w:t>
      </w:r>
    </w:p>
    <w:p w14:paraId="4EA9AF04" w14:textId="28F0B38C" w:rsidR="00EF238A" w:rsidRPr="00EF238A" w:rsidRDefault="00EF238A" w:rsidP="006651DE">
      <w:pPr>
        <w:spacing w:after="0" w:line="480" w:lineRule="auto"/>
        <w:rPr>
          <w:rFonts w:ascii="Times New Roman" w:eastAsia="Times New Roman" w:hAnsi="Times New Roman" w:cs="Times New Roman"/>
          <w:b/>
          <w:sz w:val="24"/>
          <w:szCs w:val="24"/>
        </w:rPr>
      </w:pPr>
      <w:r w:rsidRPr="00EF238A">
        <w:rPr>
          <w:rFonts w:ascii="Times New Roman" w:hAnsi="Times New Roman" w:cs="Times New Roman"/>
          <w:color w:val="2A2A2A"/>
          <w:sz w:val="24"/>
          <w:szCs w:val="24"/>
          <w:shd w:val="clear" w:color="auto" w:fill="FFFFFF"/>
        </w:rPr>
        <w:t>We thank the North Central Soybean Research Program</w:t>
      </w:r>
      <w:r w:rsidR="007368B0">
        <w:rPr>
          <w:rFonts w:ascii="Times New Roman" w:hAnsi="Times New Roman" w:cs="Times New Roman"/>
          <w:color w:val="2A2A2A"/>
          <w:sz w:val="24"/>
          <w:szCs w:val="24"/>
          <w:shd w:val="clear" w:color="auto" w:fill="FFFFFF"/>
        </w:rPr>
        <w:t>, United Soybean Board and</w:t>
      </w:r>
      <w:r>
        <w:rPr>
          <w:rFonts w:ascii="Times New Roman" w:hAnsi="Times New Roman" w:cs="Times New Roman"/>
          <w:color w:val="2A2A2A"/>
          <w:sz w:val="24"/>
          <w:szCs w:val="24"/>
          <w:shd w:val="clear" w:color="auto" w:fill="FFFFFF"/>
        </w:rPr>
        <w:t xml:space="preserve"> </w:t>
      </w:r>
      <w:r w:rsidRPr="00EF238A">
        <w:rPr>
          <w:rFonts w:ascii="Times New Roman" w:hAnsi="Times New Roman" w:cs="Times New Roman"/>
          <w:color w:val="2A2A2A"/>
          <w:sz w:val="24"/>
          <w:szCs w:val="24"/>
          <w:shd w:val="clear" w:color="auto" w:fill="FFFFFF"/>
        </w:rPr>
        <w:t>United States Department of Agriculture-Agricultural Research Service for financial support of the suction trap network</w:t>
      </w:r>
      <w:r>
        <w:rPr>
          <w:rFonts w:ascii="Times New Roman" w:hAnsi="Times New Roman" w:cs="Times New Roman"/>
          <w:color w:val="2A2A2A"/>
          <w:sz w:val="24"/>
          <w:szCs w:val="24"/>
          <w:shd w:val="clear" w:color="auto" w:fill="FFFFFF"/>
        </w:rPr>
        <w:t>. Special thanks to the</w:t>
      </w:r>
      <w:r w:rsidRPr="00EF238A">
        <w:rPr>
          <w:rFonts w:ascii="Times New Roman" w:hAnsi="Times New Roman" w:cs="Times New Roman"/>
          <w:color w:val="2A2A2A"/>
          <w:sz w:val="24"/>
          <w:szCs w:val="24"/>
          <w:shd w:val="clear" w:color="auto" w:fill="FFFFFF"/>
        </w:rPr>
        <w:t xml:space="preserve"> collaborators in the Midwest for checking and </w:t>
      </w:r>
      <w:r w:rsidRPr="00EF238A">
        <w:rPr>
          <w:rFonts w:ascii="Times New Roman" w:hAnsi="Times New Roman" w:cs="Times New Roman"/>
          <w:color w:val="2A2A2A"/>
          <w:sz w:val="24"/>
          <w:szCs w:val="24"/>
          <w:shd w:val="clear" w:color="auto" w:fill="FFFFFF"/>
        </w:rPr>
        <w:lastRenderedPageBreak/>
        <w:t>maintaining traps</w:t>
      </w:r>
      <w:r w:rsidR="00491176">
        <w:rPr>
          <w:rFonts w:ascii="Times New Roman" w:hAnsi="Times New Roman" w:cs="Times New Roman"/>
          <w:color w:val="2A2A2A"/>
          <w:sz w:val="24"/>
          <w:szCs w:val="24"/>
          <w:shd w:val="clear" w:color="auto" w:fill="FFFFFF"/>
        </w:rPr>
        <w:t xml:space="preserve">, and </w:t>
      </w:r>
      <w:r w:rsidR="00F03D1B">
        <w:rPr>
          <w:rFonts w:ascii="Times New Roman" w:hAnsi="Times New Roman" w:cs="Times New Roman"/>
          <w:color w:val="2A2A2A"/>
          <w:sz w:val="24"/>
          <w:szCs w:val="24"/>
          <w:shd w:val="clear" w:color="auto" w:fill="FFFFFF"/>
        </w:rPr>
        <w:t>University of Illinois at Urbana-Champaign</w:t>
      </w:r>
      <w:r w:rsidR="00410847">
        <w:rPr>
          <w:rFonts w:ascii="Times New Roman" w:hAnsi="Times New Roman" w:cs="Times New Roman"/>
          <w:color w:val="2A2A2A"/>
          <w:sz w:val="24"/>
          <w:szCs w:val="24"/>
          <w:shd w:val="clear" w:color="auto" w:fill="FFFFFF"/>
        </w:rPr>
        <w:t xml:space="preserve"> </w:t>
      </w:r>
      <w:r w:rsidR="00491176">
        <w:rPr>
          <w:rFonts w:ascii="Times New Roman" w:hAnsi="Times New Roman" w:cs="Times New Roman"/>
          <w:color w:val="2A2A2A"/>
          <w:sz w:val="24"/>
          <w:szCs w:val="24"/>
          <w:shd w:val="clear" w:color="auto" w:fill="FFFFFF"/>
        </w:rPr>
        <w:t>undergrad assistants Ben</w:t>
      </w:r>
      <w:r w:rsidR="005C5696">
        <w:rPr>
          <w:rFonts w:ascii="Times New Roman" w:hAnsi="Times New Roman" w:cs="Times New Roman"/>
          <w:color w:val="2A2A2A"/>
          <w:sz w:val="24"/>
          <w:szCs w:val="24"/>
          <w:shd w:val="clear" w:color="auto" w:fill="FFFFFF"/>
        </w:rPr>
        <w:t>jamin</w:t>
      </w:r>
      <w:r w:rsidR="00491176">
        <w:rPr>
          <w:rFonts w:ascii="Times New Roman" w:hAnsi="Times New Roman" w:cs="Times New Roman"/>
          <w:color w:val="2A2A2A"/>
          <w:sz w:val="24"/>
          <w:szCs w:val="24"/>
          <w:shd w:val="clear" w:color="auto" w:fill="FFFFFF"/>
        </w:rPr>
        <w:t xml:space="preserve"> Daniels, Madelaine Burke and Timothy Jun.</w:t>
      </w:r>
    </w:p>
    <w:bookmarkEnd w:id="0"/>
    <w:p w14:paraId="5AC33ED1" w14:textId="77777777" w:rsidR="002112CC" w:rsidRDefault="002112CC" w:rsidP="00031EBE">
      <w:pPr>
        <w:spacing w:after="0" w:line="480" w:lineRule="auto"/>
        <w:rPr>
          <w:rFonts w:ascii="Times New Roman" w:eastAsia="Times New Roman" w:hAnsi="Times New Roman" w:cs="Times New Roman"/>
          <w:b/>
          <w:sz w:val="24"/>
          <w:szCs w:val="24"/>
        </w:rPr>
      </w:pPr>
    </w:p>
    <w:p w14:paraId="1A6B1276" w14:textId="4A027159" w:rsidR="00031EBE" w:rsidRPr="007410C2" w:rsidRDefault="00031EBE" w:rsidP="00031EBE">
      <w:pPr>
        <w:spacing w:after="0" w:line="480" w:lineRule="auto"/>
        <w:rPr>
          <w:rFonts w:ascii="Times New Roman" w:eastAsia="Times New Roman" w:hAnsi="Times New Roman" w:cs="Times New Roman"/>
          <w:b/>
          <w:sz w:val="24"/>
          <w:szCs w:val="24"/>
        </w:rPr>
      </w:pPr>
      <w:r w:rsidRPr="007410C2">
        <w:rPr>
          <w:rFonts w:ascii="Times New Roman" w:eastAsia="Times New Roman" w:hAnsi="Times New Roman" w:cs="Times New Roman"/>
          <w:b/>
          <w:sz w:val="24"/>
          <w:szCs w:val="24"/>
        </w:rPr>
        <w:t>References cited</w:t>
      </w:r>
    </w:p>
    <w:p w14:paraId="18AFFFFA" w14:textId="500589A0" w:rsidR="00031EBE"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B53A6">
        <w:rPr>
          <w:rFonts w:ascii="Times New Roman" w:hAnsi="Times New Roman" w:cs="Times New Roman"/>
          <w:sz w:val="24"/>
          <w:szCs w:val="24"/>
        </w:rPr>
        <w:t xml:space="preserve">Armbrust, E. J. and W. O. Lamp. 1989. </w:t>
      </w:r>
      <w:r>
        <w:rPr>
          <w:rFonts w:ascii="Times New Roman" w:hAnsi="Times New Roman" w:cs="Times New Roman"/>
          <w:sz w:val="24"/>
          <w:szCs w:val="24"/>
        </w:rPr>
        <w:t>H</w:t>
      </w:r>
      <w:r w:rsidRPr="007B53A6">
        <w:rPr>
          <w:rFonts w:ascii="Times New Roman" w:hAnsi="Times New Roman" w:cs="Times New Roman"/>
          <w:sz w:val="24"/>
          <w:szCs w:val="24"/>
        </w:rPr>
        <w:t>istory and perspectives of potato leafhopper (Homoptera: Cicadellidae) research. Csc. Publ. 72, Entomol. Soc. Am., Lanham, MD.</w:t>
      </w:r>
    </w:p>
    <w:p w14:paraId="7F7D9C8F" w14:textId="2DE77037" w:rsidR="000B79F7" w:rsidRPr="000B79F7" w:rsidRDefault="000B79F7"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0B79F7">
        <w:rPr>
          <w:rFonts w:ascii="Times New Roman" w:hAnsi="Times New Roman" w:cs="Times New Roman"/>
          <w:color w:val="303030"/>
          <w:sz w:val="24"/>
          <w:szCs w:val="24"/>
          <w:shd w:val="clear" w:color="auto" w:fill="FFFFFF"/>
        </w:rPr>
        <w:t xml:space="preserve">Baker, M. B., P. D. Venugopal, and W. O. Lamp. 2015. Climate </w:t>
      </w:r>
      <w:r>
        <w:rPr>
          <w:rFonts w:ascii="Times New Roman" w:hAnsi="Times New Roman" w:cs="Times New Roman"/>
          <w:color w:val="303030"/>
          <w:sz w:val="24"/>
          <w:szCs w:val="24"/>
          <w:shd w:val="clear" w:color="auto" w:fill="FFFFFF"/>
        </w:rPr>
        <w:t>c</w:t>
      </w:r>
      <w:r w:rsidRPr="000B79F7">
        <w:rPr>
          <w:rFonts w:ascii="Times New Roman" w:hAnsi="Times New Roman" w:cs="Times New Roman"/>
          <w:color w:val="303030"/>
          <w:sz w:val="24"/>
          <w:szCs w:val="24"/>
          <w:shd w:val="clear" w:color="auto" w:fill="FFFFFF"/>
        </w:rPr>
        <w:t xml:space="preserve">hange and </w:t>
      </w:r>
      <w:r>
        <w:rPr>
          <w:rFonts w:ascii="Times New Roman" w:hAnsi="Times New Roman" w:cs="Times New Roman"/>
          <w:color w:val="303030"/>
          <w:sz w:val="24"/>
          <w:szCs w:val="24"/>
          <w:shd w:val="clear" w:color="auto" w:fill="FFFFFF"/>
        </w:rPr>
        <w:t>p</w:t>
      </w:r>
      <w:r w:rsidRPr="000B79F7">
        <w:rPr>
          <w:rFonts w:ascii="Times New Roman" w:hAnsi="Times New Roman" w:cs="Times New Roman"/>
          <w:color w:val="303030"/>
          <w:sz w:val="24"/>
          <w:szCs w:val="24"/>
          <w:shd w:val="clear" w:color="auto" w:fill="FFFFFF"/>
        </w:rPr>
        <w:t xml:space="preserve">henology: </w:t>
      </w:r>
      <w:r w:rsidRPr="000B79F7">
        <w:rPr>
          <w:rFonts w:ascii="Times New Roman" w:hAnsi="Times New Roman" w:cs="Times New Roman"/>
          <w:i/>
          <w:iCs/>
          <w:color w:val="303030"/>
          <w:sz w:val="24"/>
          <w:szCs w:val="24"/>
          <w:shd w:val="clear" w:color="auto" w:fill="FFFFFF"/>
        </w:rPr>
        <w:t>Empoasca fabae</w:t>
      </w:r>
      <w:r w:rsidRPr="000B79F7">
        <w:rPr>
          <w:rFonts w:ascii="Times New Roman" w:hAnsi="Times New Roman" w:cs="Times New Roman"/>
          <w:color w:val="303030"/>
          <w:sz w:val="24"/>
          <w:szCs w:val="24"/>
          <w:shd w:val="clear" w:color="auto" w:fill="FFFFFF"/>
        </w:rPr>
        <w:t xml:space="preserve"> (Hemiptera: Cicadellidae) </w:t>
      </w:r>
      <w:r>
        <w:rPr>
          <w:rFonts w:ascii="Times New Roman" w:hAnsi="Times New Roman" w:cs="Times New Roman"/>
          <w:color w:val="303030"/>
          <w:sz w:val="24"/>
          <w:szCs w:val="24"/>
          <w:shd w:val="clear" w:color="auto" w:fill="FFFFFF"/>
        </w:rPr>
        <w:t>m</w:t>
      </w:r>
      <w:r w:rsidRPr="000B79F7">
        <w:rPr>
          <w:rFonts w:ascii="Times New Roman" w:hAnsi="Times New Roman" w:cs="Times New Roman"/>
          <w:color w:val="303030"/>
          <w:sz w:val="24"/>
          <w:szCs w:val="24"/>
          <w:shd w:val="clear" w:color="auto" w:fill="FFFFFF"/>
        </w:rPr>
        <w:t xml:space="preserve">igration and </w:t>
      </w:r>
      <w:r>
        <w:rPr>
          <w:rFonts w:ascii="Times New Roman" w:hAnsi="Times New Roman" w:cs="Times New Roman"/>
          <w:color w:val="303030"/>
          <w:sz w:val="24"/>
          <w:szCs w:val="24"/>
          <w:shd w:val="clear" w:color="auto" w:fill="FFFFFF"/>
        </w:rPr>
        <w:t>s</w:t>
      </w:r>
      <w:r w:rsidRPr="000B79F7">
        <w:rPr>
          <w:rFonts w:ascii="Times New Roman" w:hAnsi="Times New Roman" w:cs="Times New Roman"/>
          <w:color w:val="303030"/>
          <w:sz w:val="24"/>
          <w:szCs w:val="24"/>
          <w:shd w:val="clear" w:color="auto" w:fill="FFFFFF"/>
        </w:rPr>
        <w:t xml:space="preserve">everity of </w:t>
      </w:r>
      <w:r>
        <w:rPr>
          <w:rFonts w:ascii="Times New Roman" w:hAnsi="Times New Roman" w:cs="Times New Roman"/>
          <w:color w:val="303030"/>
          <w:sz w:val="24"/>
          <w:szCs w:val="24"/>
          <w:shd w:val="clear" w:color="auto" w:fill="FFFFFF"/>
        </w:rPr>
        <w:t>i</w:t>
      </w:r>
      <w:r w:rsidRPr="000B79F7">
        <w:rPr>
          <w:rFonts w:ascii="Times New Roman" w:hAnsi="Times New Roman" w:cs="Times New Roman"/>
          <w:color w:val="303030"/>
          <w:sz w:val="24"/>
          <w:szCs w:val="24"/>
          <w:shd w:val="clear" w:color="auto" w:fill="FFFFFF"/>
        </w:rPr>
        <w:t>mpact. PloS one 10</w:t>
      </w:r>
      <w:r>
        <w:rPr>
          <w:rFonts w:ascii="Times New Roman" w:hAnsi="Times New Roman" w:cs="Times New Roman"/>
          <w:color w:val="303030"/>
          <w:sz w:val="24"/>
          <w:szCs w:val="24"/>
          <w:shd w:val="clear" w:color="auto" w:fill="FFFFFF"/>
        </w:rPr>
        <w:t>:</w:t>
      </w:r>
      <w:r w:rsidRPr="000B79F7">
        <w:rPr>
          <w:rFonts w:ascii="Times New Roman" w:hAnsi="Times New Roman" w:cs="Times New Roman"/>
          <w:color w:val="303030"/>
          <w:sz w:val="24"/>
          <w:szCs w:val="24"/>
          <w:shd w:val="clear" w:color="auto" w:fill="FFFFFF"/>
        </w:rPr>
        <w:t xml:space="preserve"> e0124915</w:t>
      </w:r>
      <w:r>
        <w:rPr>
          <w:rFonts w:ascii="Times New Roman" w:hAnsi="Times New Roman" w:cs="Times New Roman"/>
          <w:color w:val="303030"/>
          <w:sz w:val="24"/>
          <w:szCs w:val="24"/>
          <w:shd w:val="clear" w:color="auto" w:fill="FFFFFF"/>
        </w:rPr>
        <w:t>, 1-12.</w:t>
      </w:r>
      <w:r w:rsidRPr="000B79F7">
        <w:rPr>
          <w:rFonts w:ascii="Times New Roman" w:hAnsi="Times New Roman" w:cs="Times New Roman"/>
          <w:color w:val="303030"/>
          <w:sz w:val="24"/>
          <w:szCs w:val="24"/>
          <w:shd w:val="clear" w:color="auto" w:fill="FFFFFF"/>
        </w:rPr>
        <w:t xml:space="preserve"> </w:t>
      </w:r>
    </w:p>
    <w:p w14:paraId="32FBDBC2" w14:textId="77777777" w:rsidR="00031EBE" w:rsidRPr="007B53A6"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commentRangeStart w:id="339"/>
      <w:r w:rsidRPr="007B53A6">
        <w:rPr>
          <w:rFonts w:ascii="Times New Roman" w:hAnsi="Times New Roman" w:cs="Times New Roman"/>
          <w:sz w:val="24"/>
          <w:szCs w:val="24"/>
        </w:rPr>
        <w:t>Barton 2020</w:t>
      </w:r>
    </w:p>
    <w:p w14:paraId="59995EBD" w14:textId="77777777" w:rsidR="00017408" w:rsidRPr="00017408" w:rsidRDefault="00017408"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017408">
        <w:rPr>
          <w:rFonts w:ascii="Times New Roman" w:hAnsi="Times New Roman" w:cs="Times New Roman"/>
          <w:sz w:val="24"/>
          <w:szCs w:val="24"/>
        </w:rPr>
        <w:t>Bentz, J., and A. M. Townsend. 1999. Feeding injury, oviposition, and nymphal survivorship of the potato leafhopper on red maple and freeman maple clones. Environ. Entomol. 28:456-460.</w:t>
      </w:r>
    </w:p>
    <w:p w14:paraId="0EE3AE72" w14:textId="40536012"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noProof/>
          <w:sz w:val="24"/>
          <w:szCs w:val="24"/>
        </w:rPr>
      </w:pPr>
      <w:r w:rsidRPr="007410C2">
        <w:rPr>
          <w:rFonts w:ascii="Times New Roman" w:hAnsi="Times New Roman" w:cs="Times New Roman"/>
          <w:noProof/>
          <w:sz w:val="24"/>
          <w:szCs w:val="24"/>
        </w:rPr>
        <w:t>Bivand et al. 2020</w:t>
      </w:r>
    </w:p>
    <w:p w14:paraId="4FA81538"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noProof/>
          <w:sz w:val="24"/>
          <w:szCs w:val="24"/>
        </w:rPr>
        <w:t>Bivand and Rundel 2020</w:t>
      </w:r>
    </w:p>
    <w:p w14:paraId="7E42F2F6"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noProof/>
          <w:color w:val="000000"/>
          <w:sz w:val="24"/>
          <w:szCs w:val="24"/>
        </w:rPr>
        <w:t>Brooks et al. 2017</w:t>
      </w:r>
      <w:commentRangeEnd w:id="339"/>
      <w:r w:rsidRPr="007410C2">
        <w:rPr>
          <w:rStyle w:val="CommentReference"/>
          <w:rFonts w:ascii="Times New Roman" w:hAnsi="Times New Roman" w:cs="Times New Roman"/>
          <w:sz w:val="24"/>
          <w:szCs w:val="24"/>
        </w:rPr>
        <w:commentReference w:id="339"/>
      </w:r>
    </w:p>
    <w:p w14:paraId="696FBD9A"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Busler, B. 202</w:t>
      </w:r>
      <w:r>
        <w:rPr>
          <w:rFonts w:ascii="Times New Roman" w:hAnsi="Times New Roman" w:cs="Times New Roman"/>
          <w:sz w:val="24"/>
          <w:szCs w:val="24"/>
        </w:rPr>
        <w:t>2</w:t>
      </w:r>
      <w:r w:rsidRPr="007410C2">
        <w:rPr>
          <w:rFonts w:ascii="Times New Roman" w:hAnsi="Times New Roman" w:cs="Times New Roman"/>
          <w:sz w:val="24"/>
          <w:szCs w:val="24"/>
        </w:rPr>
        <w:t xml:space="preserve">. Wisconsin Ag News – 2019 Crop Production. USDA- National Agriculture Statistics Services. Available at </w:t>
      </w:r>
      <w:hyperlink r:id="rId11" w:history="1">
        <w:r w:rsidRPr="007410C2">
          <w:rPr>
            <w:rStyle w:val="Hyperlink"/>
            <w:rFonts w:ascii="Times New Roman" w:hAnsi="Times New Roman" w:cs="Times New Roman"/>
            <w:sz w:val="24"/>
            <w:szCs w:val="24"/>
          </w:rPr>
          <w:t>https://www.nass.usda.gov/Statistics_by_State/Wisconsin/Publications/Crops/2020/WI-Crop-Production-Annual-01-20.pdf</w:t>
        </w:r>
      </w:hyperlink>
      <w:r w:rsidRPr="007410C2">
        <w:rPr>
          <w:rFonts w:ascii="Times New Roman" w:hAnsi="Times New Roman" w:cs="Times New Roman"/>
          <w:sz w:val="24"/>
          <w:szCs w:val="24"/>
        </w:rPr>
        <w:t xml:space="preserve">  </w:t>
      </w:r>
    </w:p>
    <w:p w14:paraId="7EC9AF0F"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 xml:space="preserve">Carlson, J. D., M.E. Whalon, D.A. Landis, and S.H, Gage. 1992. Springtime weather patterns coincident with long distance migration of potato leafhopper into Michigan. Agric. For. Meteorol. 59:183–206.  </w:t>
      </w:r>
    </w:p>
    <w:p w14:paraId="1A4DC4CB"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lastRenderedPageBreak/>
        <w:t>Chasen, E.M., C. Dietrich, E. A. Backus, and E. M. Cullen. 2014. Potato Leafhopper (Hemiptera: Cicadellidae) Ecology and Integrated Pest Management Focused on Alfalfa. J. Integ. Pest Mngmt. 5(1): 1–8.</w:t>
      </w:r>
    </w:p>
    <w:p w14:paraId="34835A6A" w14:textId="45648C7E"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color w:val="0563C1" w:themeColor="hyperlink"/>
          <w:sz w:val="24"/>
          <w:szCs w:val="24"/>
          <w:u w:val="single"/>
        </w:rPr>
      </w:pPr>
      <w:r w:rsidRPr="007410C2">
        <w:rPr>
          <w:rFonts w:ascii="Times New Roman" w:hAnsi="Times New Roman" w:cs="Times New Roman"/>
          <w:sz w:val="24"/>
          <w:szCs w:val="24"/>
        </w:rPr>
        <w:t>Cherry, R. H., K. A. Whalon, and W. G. Ruesink. 1977. Emergence trap and sweep net sampling for adults of the potato leafhopper from alfalfa. J</w:t>
      </w:r>
      <w:r w:rsidR="007462DC">
        <w:rPr>
          <w:rFonts w:ascii="Times New Roman" w:hAnsi="Times New Roman" w:cs="Times New Roman"/>
          <w:sz w:val="24"/>
          <w:szCs w:val="24"/>
        </w:rPr>
        <w:t>.</w:t>
      </w:r>
      <w:r w:rsidRPr="007410C2">
        <w:rPr>
          <w:rFonts w:ascii="Times New Roman" w:hAnsi="Times New Roman" w:cs="Times New Roman"/>
          <w:sz w:val="24"/>
          <w:szCs w:val="24"/>
        </w:rPr>
        <w:t xml:space="preserve"> Econ</w:t>
      </w:r>
      <w:r w:rsidR="007462DC">
        <w:rPr>
          <w:rFonts w:ascii="Times New Roman" w:hAnsi="Times New Roman" w:cs="Times New Roman"/>
          <w:sz w:val="24"/>
          <w:szCs w:val="24"/>
        </w:rPr>
        <w:t>.</w:t>
      </w:r>
      <w:r w:rsidRPr="007410C2">
        <w:rPr>
          <w:rFonts w:ascii="Times New Roman" w:hAnsi="Times New Roman" w:cs="Times New Roman"/>
          <w:sz w:val="24"/>
          <w:szCs w:val="24"/>
        </w:rPr>
        <w:t xml:space="preserve"> Entomol</w:t>
      </w:r>
      <w:r w:rsidR="007462DC">
        <w:rPr>
          <w:rFonts w:ascii="Times New Roman" w:hAnsi="Times New Roman" w:cs="Times New Roman"/>
          <w:sz w:val="24"/>
          <w:szCs w:val="24"/>
        </w:rPr>
        <w:t>.</w:t>
      </w:r>
      <w:r w:rsidRPr="007410C2">
        <w:rPr>
          <w:rFonts w:ascii="Times New Roman" w:hAnsi="Times New Roman" w:cs="Times New Roman"/>
          <w:sz w:val="24"/>
          <w:szCs w:val="24"/>
        </w:rPr>
        <w:t xml:space="preserve"> 70: 279–282.</w:t>
      </w:r>
    </w:p>
    <w:p w14:paraId="2E3076F7"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color w:val="0563C1" w:themeColor="hyperlink"/>
          <w:sz w:val="24"/>
          <w:szCs w:val="24"/>
          <w:u w:val="single"/>
        </w:rPr>
      </w:pPr>
      <w:r w:rsidRPr="007410C2">
        <w:rPr>
          <w:rFonts w:ascii="Times New Roman" w:hAnsi="Times New Roman" w:cs="Times New Roman"/>
          <w:sz w:val="24"/>
          <w:szCs w:val="24"/>
        </w:rPr>
        <w:t xml:space="preserve">Cuperus, G. W., C. G. Watrin, and E. B. Radcliffe. 1983. Influence of postharvest alfalfa stubble on potato leafhopper, </w:t>
      </w:r>
      <w:r w:rsidRPr="007462DC">
        <w:rPr>
          <w:rFonts w:ascii="Times New Roman" w:hAnsi="Times New Roman" w:cs="Times New Roman"/>
          <w:i/>
          <w:iCs/>
          <w:sz w:val="24"/>
          <w:szCs w:val="24"/>
        </w:rPr>
        <w:t>Empoasca fabae</w:t>
      </w:r>
      <w:r w:rsidRPr="007410C2">
        <w:rPr>
          <w:rFonts w:ascii="Times New Roman" w:hAnsi="Times New Roman" w:cs="Times New Roman"/>
          <w:sz w:val="24"/>
          <w:szCs w:val="24"/>
        </w:rPr>
        <w:t xml:space="preserve"> (Harris) (Homoptera: Cicadellidae). J. Kans. Entomol. Soc. 59: 246–252.</w:t>
      </w:r>
    </w:p>
    <w:p w14:paraId="1450AF22"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Danielson, S. D., G. R. Manglitz, and E. L. Sorensen. 1991. A Field Study of Potato Leafhopper (Homoptera: Cicadellidae) Abundance and Damage on Alfalfa Cultivars and Perennial Glandular-Haired Medicago Strains. J. Kans. Entomol. Soc. 64: 152–155.</w:t>
      </w:r>
    </w:p>
    <w:p w14:paraId="765B772D"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Decker, G. C., and H.B. Cunningham. 1968. Winter survival and overwintering area of the potato leafhopper. J. Econ. Entomol. 61: 154–161.</w:t>
      </w:r>
    </w:p>
    <w:p w14:paraId="2DF7F2A8" w14:textId="77777777" w:rsidR="00031EBE"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Delong, D. M. 1931. Distribution of the potato leafhopper (</w:t>
      </w:r>
      <w:r w:rsidRPr="007410C2">
        <w:rPr>
          <w:rFonts w:ascii="Times New Roman" w:hAnsi="Times New Roman" w:cs="Times New Roman"/>
          <w:i/>
          <w:iCs/>
          <w:sz w:val="24"/>
          <w:szCs w:val="24"/>
        </w:rPr>
        <w:t>Empoasca fabae</w:t>
      </w:r>
      <w:r w:rsidRPr="007410C2">
        <w:rPr>
          <w:rFonts w:ascii="Times New Roman" w:hAnsi="Times New Roman" w:cs="Times New Roman"/>
          <w:sz w:val="24"/>
          <w:szCs w:val="24"/>
        </w:rPr>
        <w:t xml:space="preserve"> Harris) and its close relatives of </w:t>
      </w:r>
      <w:r w:rsidRPr="007410C2">
        <w:rPr>
          <w:rFonts w:ascii="Times New Roman" w:hAnsi="Times New Roman" w:cs="Times New Roman"/>
          <w:i/>
          <w:iCs/>
          <w:sz w:val="24"/>
          <w:szCs w:val="24"/>
        </w:rPr>
        <w:t>Empoasca</w:t>
      </w:r>
      <w:r w:rsidRPr="007410C2">
        <w:rPr>
          <w:rFonts w:ascii="Times New Roman" w:hAnsi="Times New Roman" w:cs="Times New Roman"/>
          <w:sz w:val="24"/>
          <w:szCs w:val="24"/>
        </w:rPr>
        <w:t>. J. Econ. Entomol. 24: 475– 479.</w:t>
      </w:r>
    </w:p>
    <w:p w14:paraId="1C24F3DF" w14:textId="77777777" w:rsidR="00031EBE"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D87B60">
        <w:rPr>
          <w:rFonts w:ascii="Times New Roman" w:hAnsi="Times New Roman" w:cs="Times New Roman"/>
          <w:sz w:val="24"/>
          <w:szCs w:val="24"/>
        </w:rPr>
        <w:t xml:space="preserve">DeGooyer, T. A. 1997. Population dynamics and management of potato leafhopper and other insect pests in forage systems. </w:t>
      </w:r>
      <w:r>
        <w:rPr>
          <w:rFonts w:ascii="Times New Roman" w:hAnsi="Times New Roman" w:cs="Times New Roman"/>
          <w:sz w:val="24"/>
          <w:szCs w:val="24"/>
        </w:rPr>
        <w:t>Ph.D</w:t>
      </w:r>
      <w:r w:rsidRPr="007410C2">
        <w:rPr>
          <w:rFonts w:ascii="Times New Roman" w:hAnsi="Times New Roman" w:cs="Times New Roman"/>
          <w:sz w:val="24"/>
          <w:szCs w:val="24"/>
        </w:rPr>
        <w:t>. Thesis</w:t>
      </w:r>
      <w:r>
        <w:rPr>
          <w:rFonts w:ascii="Times New Roman" w:hAnsi="Times New Roman" w:cs="Times New Roman"/>
          <w:sz w:val="24"/>
          <w:szCs w:val="24"/>
        </w:rPr>
        <w:t>. Iowa State University</w:t>
      </w:r>
      <w:r w:rsidRPr="007410C2">
        <w:rPr>
          <w:rFonts w:ascii="Times New Roman" w:hAnsi="Times New Roman" w:cs="Times New Roman"/>
          <w:sz w:val="24"/>
          <w:szCs w:val="24"/>
        </w:rPr>
        <w:t xml:space="preserve">, </w:t>
      </w:r>
      <w:r>
        <w:rPr>
          <w:rFonts w:ascii="Times New Roman" w:hAnsi="Times New Roman" w:cs="Times New Roman"/>
          <w:sz w:val="24"/>
          <w:szCs w:val="24"/>
        </w:rPr>
        <w:t>I</w:t>
      </w:r>
      <w:r w:rsidRPr="007410C2">
        <w:rPr>
          <w:rFonts w:ascii="Times New Roman" w:hAnsi="Times New Roman" w:cs="Times New Roman"/>
          <w:sz w:val="24"/>
          <w:szCs w:val="24"/>
        </w:rPr>
        <w:t>A.</w:t>
      </w:r>
      <w:r>
        <w:rPr>
          <w:rFonts w:ascii="Times New Roman" w:hAnsi="Times New Roman" w:cs="Times New Roman"/>
          <w:sz w:val="24"/>
          <w:szCs w:val="24"/>
        </w:rPr>
        <w:t xml:space="preserve"> </w:t>
      </w:r>
    </w:p>
    <w:p w14:paraId="50AC6783" w14:textId="77777777" w:rsidR="00031EBE" w:rsidRPr="007B53A6"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B53A6">
        <w:rPr>
          <w:rFonts w:ascii="Times New Roman" w:hAnsi="Times New Roman" w:cs="Times New Roman"/>
          <w:sz w:val="24"/>
          <w:szCs w:val="24"/>
        </w:rPr>
        <w:t>Dysart, R. J. 1962. Local movement of potato leafhoppers in alfalfa. Proc. North Central Branch Entomol. Soc. Am. 17</w:t>
      </w:r>
      <w:r>
        <w:rPr>
          <w:rFonts w:ascii="Times New Roman" w:hAnsi="Times New Roman" w:cs="Times New Roman"/>
          <w:sz w:val="24"/>
          <w:szCs w:val="24"/>
        </w:rPr>
        <w:t>:</w:t>
      </w:r>
      <w:r w:rsidRPr="007B53A6">
        <w:rPr>
          <w:rFonts w:ascii="Times New Roman" w:hAnsi="Times New Roman" w:cs="Times New Roman"/>
          <w:sz w:val="24"/>
          <w:szCs w:val="24"/>
        </w:rPr>
        <w:t xml:space="preserve"> 100</w:t>
      </w:r>
      <w:r w:rsidRPr="007410C2">
        <w:rPr>
          <w:rFonts w:ascii="Times New Roman" w:hAnsi="Times New Roman" w:cs="Times New Roman"/>
          <w:sz w:val="24"/>
          <w:szCs w:val="24"/>
        </w:rPr>
        <w:t>–</w:t>
      </w:r>
      <w:r w:rsidRPr="007B53A6">
        <w:rPr>
          <w:rFonts w:ascii="Times New Roman" w:hAnsi="Times New Roman" w:cs="Times New Roman"/>
          <w:sz w:val="24"/>
          <w:szCs w:val="24"/>
        </w:rPr>
        <w:t>101.</w:t>
      </w:r>
    </w:p>
    <w:p w14:paraId="010BDA98"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 xml:space="preserve">Emmen, D. A., S. J. Fleischer, and A. Hower. 2004. Temporal and spatial dynamics of </w:t>
      </w:r>
      <w:r w:rsidRPr="007410C2">
        <w:rPr>
          <w:rFonts w:ascii="Times New Roman" w:hAnsi="Times New Roman" w:cs="Times New Roman"/>
          <w:i/>
          <w:iCs/>
          <w:sz w:val="24"/>
          <w:szCs w:val="24"/>
        </w:rPr>
        <w:t>Empoasca fabae</w:t>
      </w:r>
      <w:r w:rsidRPr="007410C2">
        <w:rPr>
          <w:rFonts w:ascii="Times New Roman" w:hAnsi="Times New Roman" w:cs="Times New Roman"/>
          <w:sz w:val="24"/>
          <w:szCs w:val="24"/>
        </w:rPr>
        <w:t xml:space="preserve"> (Harris) (Homoptera: Cicadellidae) in alfalfa. Environ. Entomol. 33: 890–899.</w:t>
      </w:r>
    </w:p>
    <w:p w14:paraId="3ECDB011" w14:textId="77777777" w:rsidR="00031EBE"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 xml:space="preserve">Fick, G. W., W. O. Lamp, and M. Collins. 2003. Integrated pest management in forages, pp. </w:t>
      </w:r>
      <w:r w:rsidRPr="007410C2">
        <w:rPr>
          <w:rFonts w:ascii="Times New Roman" w:hAnsi="Times New Roman" w:cs="Times New Roman"/>
          <w:sz w:val="24"/>
          <w:szCs w:val="24"/>
        </w:rPr>
        <w:lastRenderedPageBreak/>
        <w:t>295–314. In R. F. Barnes, C. J. Nelson, M. Collins, and K. J. Moore (Eds.), Forages: an introduction to grassland agriculture. Iowa State Press, Ames, IA.</w:t>
      </w:r>
    </w:p>
    <w:p w14:paraId="78746E10" w14:textId="6A7679A4" w:rsidR="007462DC" w:rsidRPr="007462DC" w:rsidRDefault="007462DC"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62DC">
        <w:rPr>
          <w:rFonts w:ascii="Times New Roman" w:hAnsi="Times New Roman" w:cs="Times New Roman"/>
          <w:sz w:val="24"/>
          <w:szCs w:val="24"/>
        </w:rPr>
        <w:t>Fleischer, S. J. and W. A. Allen. 1982. Field counting efficiency of sweep-net samples of adult potato leafhoppers (Homoptera: Cicadellidae) in alfalfa. J. Econ. Entomol. 75: 837–840.</w:t>
      </w:r>
    </w:p>
    <w:p w14:paraId="32FF372D" w14:textId="653D3703" w:rsidR="00031EBE" w:rsidRPr="007B53A6"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B53A6">
        <w:rPr>
          <w:rFonts w:ascii="Times New Roman" w:hAnsi="Times New Roman" w:cs="Times New Roman"/>
          <w:sz w:val="24"/>
          <w:szCs w:val="24"/>
        </w:rPr>
        <w:t xml:space="preserve">Gyrisco, G. G., D. Landman, A. C. York, B. J. Irwin, and </w:t>
      </w:r>
      <w:r>
        <w:rPr>
          <w:rFonts w:ascii="Times New Roman" w:hAnsi="Times New Roman" w:cs="Times New Roman"/>
          <w:sz w:val="24"/>
          <w:szCs w:val="24"/>
        </w:rPr>
        <w:t>E</w:t>
      </w:r>
      <w:r w:rsidRPr="007B53A6">
        <w:rPr>
          <w:rFonts w:ascii="Times New Roman" w:hAnsi="Times New Roman" w:cs="Times New Roman"/>
          <w:sz w:val="24"/>
          <w:szCs w:val="24"/>
        </w:rPr>
        <w:t>. J. Armbrust. 1978. Literature of arthropods associated with alfalfa. IV. Bibliography of potato leafhopper (</w:t>
      </w:r>
      <w:r w:rsidRPr="006817C8">
        <w:rPr>
          <w:rFonts w:ascii="Times New Roman" w:hAnsi="Times New Roman" w:cs="Times New Roman"/>
          <w:i/>
          <w:iCs/>
          <w:sz w:val="24"/>
          <w:szCs w:val="24"/>
        </w:rPr>
        <w:t>Empoasca fabae</w:t>
      </w:r>
      <w:r w:rsidRPr="007B53A6">
        <w:rPr>
          <w:rFonts w:ascii="Times New Roman" w:hAnsi="Times New Roman" w:cs="Times New Roman"/>
          <w:sz w:val="24"/>
          <w:szCs w:val="24"/>
        </w:rPr>
        <w:t xml:space="preserve"> (Harris)) (Homoptera; Cicadellidae). 111. Agr. Exp. Pub.</w:t>
      </w:r>
    </w:p>
    <w:p w14:paraId="03F4907E"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 xml:space="preserve">Hammond, R. B., and D. L. Jeffers. 1990. Potato leafhopper (Homoptera: Cicadellidae) populations on soybean relay intercropped into winter. Environ. Entomol. 19: 1810-1819.  </w:t>
      </w:r>
    </w:p>
    <w:p w14:paraId="5857EEC4"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Hartig, F. 2020. DHARMa: Residual Diagnostics for Hierarchical (Multi-Level / Mixed) Regression Models.</w:t>
      </w:r>
    </w:p>
    <w:p w14:paraId="406FA97F" w14:textId="77777777" w:rsidR="00031EBE"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commentRangeStart w:id="340"/>
      <w:r w:rsidRPr="007410C2">
        <w:rPr>
          <w:rFonts w:ascii="Times New Roman" w:hAnsi="Times New Roman" w:cs="Times New Roman"/>
          <w:sz w:val="24"/>
          <w:szCs w:val="24"/>
        </w:rPr>
        <w:t>Hijmans 2020</w:t>
      </w:r>
      <w:commentRangeEnd w:id="340"/>
      <w:r w:rsidRPr="007410C2">
        <w:rPr>
          <w:rStyle w:val="CommentReference"/>
          <w:rFonts w:ascii="Times New Roman" w:hAnsi="Times New Roman" w:cs="Times New Roman"/>
          <w:sz w:val="24"/>
          <w:szCs w:val="24"/>
        </w:rPr>
        <w:commentReference w:id="340"/>
      </w:r>
    </w:p>
    <w:p w14:paraId="16C6543E" w14:textId="782D6EAF" w:rsidR="00031EBE" w:rsidRPr="00603FFC"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603FFC">
        <w:rPr>
          <w:rFonts w:ascii="Times New Roman" w:hAnsi="Times New Roman" w:cs="Times New Roman"/>
          <w:sz w:val="24"/>
          <w:szCs w:val="24"/>
        </w:rPr>
        <w:t>Hogg</w:t>
      </w:r>
      <w:r w:rsidR="00603FFC" w:rsidRPr="00603FFC">
        <w:rPr>
          <w:rFonts w:ascii="Times New Roman" w:hAnsi="Times New Roman" w:cs="Times New Roman"/>
          <w:sz w:val="24"/>
          <w:szCs w:val="24"/>
        </w:rPr>
        <w:t>, D. B.</w:t>
      </w:r>
      <w:r w:rsidRPr="00603FFC">
        <w:rPr>
          <w:rFonts w:ascii="Times New Roman" w:hAnsi="Times New Roman" w:cs="Times New Roman"/>
          <w:sz w:val="24"/>
          <w:szCs w:val="24"/>
        </w:rPr>
        <w:t xml:space="preserve"> 1985</w:t>
      </w:r>
      <w:r w:rsidR="00603FFC" w:rsidRPr="00603FFC">
        <w:rPr>
          <w:rFonts w:ascii="Times New Roman" w:hAnsi="Times New Roman" w:cs="Times New Roman"/>
          <w:sz w:val="24"/>
          <w:szCs w:val="24"/>
        </w:rPr>
        <w:t>. Potato Leafhopper (Homoptera: Cicadellidae) immature development., life tables., and population dynamics under fluctuating temperature regimes. Environ. EntomoL. 14: 349–355.</w:t>
      </w:r>
    </w:p>
    <w:p w14:paraId="519A7F9A"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603FFC">
        <w:rPr>
          <w:rFonts w:ascii="Times New Roman" w:hAnsi="Times New Roman" w:cs="Times New Roman"/>
          <w:sz w:val="24"/>
          <w:szCs w:val="24"/>
        </w:rPr>
        <w:t>Huseth, A. S, R</w:t>
      </w:r>
      <w:r w:rsidRPr="007410C2">
        <w:rPr>
          <w:rFonts w:ascii="Times New Roman" w:hAnsi="Times New Roman" w:cs="Times New Roman"/>
          <w:sz w:val="24"/>
          <w:szCs w:val="24"/>
        </w:rPr>
        <w:t>. L. Groves, S. A. Chapman, A. Alyokhin, T. P. Kuhar, I. V. Macrae. 2014. Managing colorado potato beetle insecticide resistance: new tools and strategies for the next decade of pest control in potato. J. Integr. Pest Manag. 5: A1–A8.</w:t>
      </w:r>
    </w:p>
    <w:p w14:paraId="2F1E0FD0" w14:textId="7473FCE3" w:rsidR="00031EBE"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Hutchins, S. H. and Pedigo, L. P. 1989. Potato leafhopper-induced injury on growth and development of alfalfa. Crop. Sci. 29: 1005</w:t>
      </w:r>
      <w:r w:rsidR="00603FFC" w:rsidRPr="007410C2">
        <w:rPr>
          <w:rFonts w:ascii="Times New Roman" w:hAnsi="Times New Roman" w:cs="Times New Roman"/>
          <w:sz w:val="24"/>
          <w:szCs w:val="24"/>
        </w:rPr>
        <w:t>–</w:t>
      </w:r>
      <w:r w:rsidRPr="007410C2">
        <w:rPr>
          <w:rFonts w:ascii="Times New Roman" w:hAnsi="Times New Roman" w:cs="Times New Roman"/>
          <w:sz w:val="24"/>
          <w:szCs w:val="24"/>
        </w:rPr>
        <w:t xml:space="preserve">1011. </w:t>
      </w:r>
    </w:p>
    <w:p w14:paraId="2B12A312" w14:textId="215A929D" w:rsidR="00603FFC" w:rsidRPr="00603FFC" w:rsidRDefault="00603FFC"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603FFC">
        <w:rPr>
          <w:rFonts w:ascii="Times New Roman" w:hAnsi="Times New Roman" w:cs="Times New Roman"/>
          <w:sz w:val="24"/>
          <w:szCs w:val="24"/>
        </w:rPr>
        <w:t xml:space="preserve">Kieckhefer, R. W., and J. T. Medler. 1964. Some environmental factors influencing oviposition by the potato leafhopper, </w:t>
      </w:r>
      <w:r w:rsidRPr="00603FFC">
        <w:rPr>
          <w:rFonts w:ascii="Times New Roman" w:hAnsi="Times New Roman" w:cs="Times New Roman"/>
          <w:i/>
          <w:iCs/>
          <w:sz w:val="24"/>
          <w:szCs w:val="24"/>
        </w:rPr>
        <w:t>Empoasca fabae</w:t>
      </w:r>
      <w:r w:rsidRPr="00603FFC">
        <w:rPr>
          <w:rFonts w:ascii="Times New Roman" w:hAnsi="Times New Roman" w:cs="Times New Roman"/>
          <w:sz w:val="24"/>
          <w:szCs w:val="24"/>
        </w:rPr>
        <w:t>. J. Econ. Entomol. 57: 482</w:t>
      </w:r>
      <w:r w:rsidR="0023490F" w:rsidRPr="007410C2">
        <w:rPr>
          <w:rFonts w:ascii="Times New Roman" w:hAnsi="Times New Roman" w:cs="Times New Roman"/>
          <w:sz w:val="24"/>
          <w:szCs w:val="24"/>
        </w:rPr>
        <w:t>–</w:t>
      </w:r>
      <w:r w:rsidRPr="00603FFC">
        <w:rPr>
          <w:rFonts w:ascii="Times New Roman" w:hAnsi="Times New Roman" w:cs="Times New Roman"/>
          <w:sz w:val="24"/>
          <w:szCs w:val="24"/>
        </w:rPr>
        <w:t>484.</w:t>
      </w:r>
    </w:p>
    <w:p w14:paraId="6037BF1C" w14:textId="2546E02B"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color w:val="0563C1" w:themeColor="hyperlink"/>
          <w:sz w:val="24"/>
          <w:szCs w:val="24"/>
          <w:u w:val="single"/>
        </w:rPr>
      </w:pPr>
      <w:r w:rsidRPr="007410C2">
        <w:rPr>
          <w:rFonts w:ascii="Times New Roman" w:hAnsi="Times New Roman" w:cs="Times New Roman"/>
          <w:sz w:val="24"/>
          <w:szCs w:val="24"/>
        </w:rPr>
        <w:t xml:space="preserve">Lamp, W. O., M. J. Morris, and E. J. Armbrust. 1984. Suitability of common weed species as </w:t>
      </w:r>
      <w:r w:rsidRPr="007410C2">
        <w:rPr>
          <w:rFonts w:ascii="Times New Roman" w:hAnsi="Times New Roman" w:cs="Times New Roman"/>
          <w:sz w:val="24"/>
          <w:szCs w:val="24"/>
        </w:rPr>
        <w:lastRenderedPageBreak/>
        <w:t xml:space="preserve">host plants for the potato leafhopper, </w:t>
      </w:r>
      <w:r w:rsidRPr="007410C2">
        <w:rPr>
          <w:rFonts w:ascii="Times New Roman" w:hAnsi="Times New Roman" w:cs="Times New Roman"/>
          <w:i/>
          <w:iCs/>
          <w:sz w:val="24"/>
          <w:szCs w:val="24"/>
        </w:rPr>
        <w:t>Empoasca fabae</w:t>
      </w:r>
      <w:r w:rsidRPr="007410C2">
        <w:rPr>
          <w:rFonts w:ascii="Times New Roman" w:hAnsi="Times New Roman" w:cs="Times New Roman"/>
          <w:sz w:val="24"/>
          <w:szCs w:val="24"/>
        </w:rPr>
        <w:t>. Entomol. Exp. Appl. 36: 125-131.</w:t>
      </w:r>
    </w:p>
    <w:p w14:paraId="55AB84E4"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Lamp, W. O., G. R. Nielsen, and S. D. Danielson. 1994. Patterns among Host Plants of Potato Leafhopper, Empoasca fabae (Homoptera: Cicadellidae). J. Kans. Entomol. Soc. 67: 354–</w:t>
      </w:r>
      <w:bookmarkStart w:id="341" w:name="_Hlk95227053"/>
      <w:r w:rsidRPr="007410C2">
        <w:rPr>
          <w:rFonts w:ascii="Times New Roman" w:hAnsi="Times New Roman" w:cs="Times New Roman"/>
          <w:sz w:val="24"/>
          <w:szCs w:val="24"/>
        </w:rPr>
        <w:t>368.</w:t>
      </w:r>
    </w:p>
    <w:p w14:paraId="3015F200" w14:textId="77777777" w:rsidR="00031EBE" w:rsidRPr="006817C8"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shd w:val="clear" w:color="auto" w:fill="FFFFFF"/>
        </w:rPr>
      </w:pPr>
      <w:r w:rsidRPr="006817C8">
        <w:rPr>
          <w:rFonts w:ascii="Times New Roman" w:hAnsi="Times New Roman" w:cs="Times New Roman"/>
          <w:sz w:val="24"/>
          <w:szCs w:val="24"/>
          <w:shd w:val="clear" w:color="auto" w:fill="FFFFFF"/>
        </w:rPr>
        <w:t>Lagos-Kutz, D.M., D. Voegtlin, D., Onstad, D., Hogg, D., Ragsdale, K. Tilmon, E. Hodgson, C., Difonzo, R., Groves, C., Krupke, J., Laforest, N. J. Seiter, E., Duerr, B., Bradford, and G. L. Hartman. 2020. The soybean aphid suction trap network: Sampling the aerobiological “soup". American Entomologist 66:48</w:t>
      </w:r>
      <w:r w:rsidRPr="006817C8">
        <w:rPr>
          <w:rFonts w:ascii="Times New Roman" w:hAnsi="Times New Roman" w:cs="Times New Roman"/>
          <w:sz w:val="24"/>
          <w:szCs w:val="24"/>
        </w:rPr>
        <w:t>–</w:t>
      </w:r>
      <w:r w:rsidRPr="006817C8">
        <w:rPr>
          <w:rFonts w:ascii="Times New Roman" w:hAnsi="Times New Roman" w:cs="Times New Roman"/>
          <w:sz w:val="24"/>
          <w:szCs w:val="24"/>
          <w:shd w:val="clear" w:color="auto" w:fill="FFFFFF"/>
        </w:rPr>
        <w:t>55. </w:t>
      </w:r>
    </w:p>
    <w:p w14:paraId="54F1B54D"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color w:val="333333"/>
          <w:sz w:val="24"/>
          <w:szCs w:val="24"/>
          <w:shd w:val="clear" w:color="auto" w:fill="FFFFFF"/>
        </w:rPr>
      </w:pPr>
      <w:r w:rsidRPr="007410C2">
        <w:rPr>
          <w:rFonts w:ascii="Times New Roman" w:hAnsi="Times New Roman" w:cs="Times New Roman"/>
          <w:sz w:val="24"/>
          <w:szCs w:val="24"/>
        </w:rPr>
        <w:t>Lawson, F.R., J.C. Chamberlin, and G.T. York. 1951. Dissemination of the beet leafhopper in California. USDA Tech. Bull. 1030: 1–59.</w:t>
      </w:r>
    </w:p>
    <w:p w14:paraId="57C539DE"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Lofthus, D. 202</w:t>
      </w:r>
      <w:r>
        <w:rPr>
          <w:rFonts w:ascii="Times New Roman" w:hAnsi="Times New Roman" w:cs="Times New Roman"/>
          <w:sz w:val="24"/>
          <w:szCs w:val="24"/>
        </w:rPr>
        <w:t>2</w:t>
      </w:r>
      <w:r w:rsidRPr="007410C2">
        <w:rPr>
          <w:rFonts w:ascii="Times New Roman" w:hAnsi="Times New Roman" w:cs="Times New Roman"/>
          <w:sz w:val="24"/>
          <w:szCs w:val="24"/>
        </w:rPr>
        <w:t xml:space="preserve">. Minnesota Ag News – 2019 Crop Production. USDA- National Agriculture Statistics Services. Available at </w:t>
      </w:r>
      <w:hyperlink r:id="rId12" w:history="1">
        <w:r w:rsidRPr="007410C2">
          <w:rPr>
            <w:rStyle w:val="Hyperlink"/>
            <w:rFonts w:ascii="Times New Roman" w:hAnsi="Times New Roman" w:cs="Times New Roman"/>
            <w:sz w:val="24"/>
            <w:szCs w:val="24"/>
          </w:rPr>
          <w:t>https://www.nass.usda.gov/Statistics_by_State/Minnesota/Publications/Crops_Press_Releases/2020/MN-Crop-Production-Annual-01-20.pdf</w:t>
        </w:r>
      </w:hyperlink>
      <w:r w:rsidRPr="007410C2">
        <w:rPr>
          <w:rFonts w:ascii="Times New Roman" w:hAnsi="Times New Roman" w:cs="Times New Roman"/>
          <w:sz w:val="24"/>
          <w:szCs w:val="24"/>
        </w:rPr>
        <w:t xml:space="preserve"> </w:t>
      </w:r>
    </w:p>
    <w:p w14:paraId="4449CCE5"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noProof/>
          <w:sz w:val="24"/>
          <w:szCs w:val="24"/>
        </w:rPr>
      </w:pPr>
      <w:r w:rsidRPr="007410C2">
        <w:rPr>
          <w:rFonts w:ascii="Times New Roman" w:hAnsi="Times New Roman" w:cs="Times New Roman"/>
          <w:noProof/>
          <w:sz w:val="24"/>
          <w:szCs w:val="24"/>
        </w:rPr>
        <w:t>Lüdecke, D., D. Makowski, P. Waggoner, and I. Patil. 2020. performance: Assessment of Regression Models Performance. CRAN.</w:t>
      </w:r>
    </w:p>
    <w:p w14:paraId="5E463F76"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color w:val="0563C1" w:themeColor="hyperlink"/>
          <w:sz w:val="24"/>
          <w:szCs w:val="24"/>
          <w:u w:val="single"/>
        </w:rPr>
      </w:pPr>
      <w:r w:rsidRPr="007410C2">
        <w:rPr>
          <w:rFonts w:ascii="Times New Roman" w:hAnsi="Times New Roman" w:cs="Times New Roman"/>
          <w:sz w:val="24"/>
          <w:szCs w:val="24"/>
        </w:rPr>
        <w:t>Luna, J. M., S. J. Fleischer, and W. A. Allen. 1983. Development and validation of sequential sampling plans for potato Leafhopper (Homoptera: Cicadellidae) in Alfalfa. Environ. Entomol. 2: 1690–1694.</w:t>
      </w:r>
    </w:p>
    <w:p w14:paraId="47FD7CA4" w14:textId="6F6B9B03" w:rsidR="00031EBE"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 xml:space="preserve">Maredia, K. M., M. E. Whalon, S. H. Gage, and M. J. Kaeb. 1998. Observations of first occurrence and severity of potato leafhopper, </w:t>
      </w:r>
      <w:r w:rsidRPr="007410C2">
        <w:rPr>
          <w:rFonts w:ascii="Times New Roman" w:hAnsi="Times New Roman" w:cs="Times New Roman"/>
          <w:i/>
          <w:iCs/>
          <w:sz w:val="24"/>
          <w:szCs w:val="24"/>
        </w:rPr>
        <w:t>Empoasca Fabae</w:t>
      </w:r>
      <w:r w:rsidRPr="007410C2">
        <w:rPr>
          <w:rFonts w:ascii="Times New Roman" w:hAnsi="Times New Roman" w:cs="Times New Roman"/>
          <w:sz w:val="24"/>
          <w:szCs w:val="24"/>
        </w:rPr>
        <w:t xml:space="preserve"> (Harris), (Homoptera: Cicadellidae) in the North Central and Eastern United States. Gt</w:t>
      </w:r>
      <w:r w:rsidR="007207DD">
        <w:rPr>
          <w:rFonts w:ascii="Times New Roman" w:hAnsi="Times New Roman" w:cs="Times New Roman"/>
          <w:sz w:val="24"/>
          <w:szCs w:val="24"/>
        </w:rPr>
        <w:t>.</w:t>
      </w:r>
      <w:r w:rsidRPr="007410C2">
        <w:rPr>
          <w:rFonts w:ascii="Times New Roman" w:hAnsi="Times New Roman" w:cs="Times New Roman"/>
          <w:sz w:val="24"/>
          <w:szCs w:val="24"/>
        </w:rPr>
        <w:t xml:space="preserve"> Lakes Entomol</w:t>
      </w:r>
      <w:r w:rsidR="007207DD">
        <w:rPr>
          <w:rFonts w:ascii="Times New Roman" w:hAnsi="Times New Roman" w:cs="Times New Roman"/>
          <w:sz w:val="24"/>
          <w:szCs w:val="24"/>
        </w:rPr>
        <w:t>.</w:t>
      </w:r>
      <w:r w:rsidRPr="007410C2">
        <w:rPr>
          <w:rFonts w:ascii="Times New Roman" w:hAnsi="Times New Roman" w:cs="Times New Roman"/>
          <w:sz w:val="24"/>
          <w:szCs w:val="24"/>
        </w:rPr>
        <w:t xml:space="preserve"> 31: 73–84.</w:t>
      </w:r>
    </w:p>
    <w:p w14:paraId="62A37332"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6A3B6A">
        <w:rPr>
          <w:rFonts w:ascii="Times New Roman" w:hAnsi="Times New Roman" w:cs="Times New Roman"/>
          <w:sz w:val="24"/>
          <w:szCs w:val="24"/>
        </w:rPr>
        <w:lastRenderedPageBreak/>
        <w:t>Mccormick et al. 2014</w:t>
      </w:r>
    </w:p>
    <w:p w14:paraId="33873A47"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Nakagawa, S., P. C. D. Johnson, and H. Schielzeth. 2017. The coefficient of determination R2 and intra-class correlation coefficient from generalized linear mixed-effects models revisited and expanded. Journal of the Royal Society Interface 14.</w:t>
      </w:r>
    </w:p>
    <w:p w14:paraId="65D38BF5"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color w:val="0563C1" w:themeColor="hyperlink"/>
          <w:sz w:val="24"/>
          <w:szCs w:val="24"/>
          <w:u w:val="single"/>
        </w:rPr>
      </w:pPr>
      <w:r w:rsidRPr="007410C2">
        <w:rPr>
          <w:rFonts w:ascii="Times New Roman" w:hAnsi="Times New Roman" w:cs="Times New Roman"/>
          <w:sz w:val="24"/>
          <w:szCs w:val="24"/>
        </w:rPr>
        <w:t xml:space="preserve">NASS-USDA. 2021. Michigan Agricultural Statistics 2018-2019. Available at </w:t>
      </w:r>
      <w:hyperlink r:id="rId13" w:history="1">
        <w:r w:rsidRPr="007410C2">
          <w:rPr>
            <w:rStyle w:val="Hyperlink"/>
            <w:rFonts w:ascii="Times New Roman" w:hAnsi="Times New Roman" w:cs="Times New Roman"/>
            <w:sz w:val="24"/>
            <w:szCs w:val="24"/>
          </w:rPr>
          <w:t>https://www.nass.usda.gov/Statistics_by_State/Michigan/Publications/Annual_Statistical_Bulletin/stats19/agstat2019.pdf</w:t>
        </w:r>
      </w:hyperlink>
      <w:r w:rsidRPr="007410C2">
        <w:rPr>
          <w:rFonts w:ascii="Times New Roman" w:hAnsi="Times New Roman" w:cs="Times New Roman"/>
          <w:sz w:val="24"/>
          <w:szCs w:val="24"/>
        </w:rPr>
        <w:t xml:space="preserve"> </w:t>
      </w:r>
    </w:p>
    <w:p w14:paraId="7FAD31DB"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Ogunlana, M., and L. Pedigo. 1974. Pest status of the potato leafhopper. J. Econ. Entomol. 201–202.</w:t>
      </w:r>
    </w:p>
    <w:p w14:paraId="325EA86E"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color w:val="0563C1" w:themeColor="hyperlink"/>
          <w:sz w:val="24"/>
          <w:szCs w:val="24"/>
          <w:u w:val="single"/>
        </w:rPr>
      </w:pPr>
      <w:r w:rsidRPr="007410C2">
        <w:rPr>
          <w:rFonts w:ascii="Times New Roman" w:hAnsi="Times New Roman" w:cs="Times New Roman"/>
          <w:sz w:val="24"/>
          <w:szCs w:val="24"/>
        </w:rPr>
        <w:t xml:space="preserve">Parr, J. C., and B. C. Pass. 1989. Seasonal Occurrence of Adult Potato Leafhopper, </w:t>
      </w:r>
      <w:r w:rsidRPr="007410C2">
        <w:rPr>
          <w:rFonts w:ascii="Times New Roman" w:hAnsi="Times New Roman" w:cs="Times New Roman"/>
          <w:i/>
          <w:iCs/>
          <w:sz w:val="24"/>
          <w:szCs w:val="24"/>
        </w:rPr>
        <w:t>Empoasca fabae</w:t>
      </w:r>
      <w:r w:rsidRPr="007410C2">
        <w:rPr>
          <w:rFonts w:ascii="Times New Roman" w:hAnsi="Times New Roman" w:cs="Times New Roman"/>
          <w:sz w:val="24"/>
          <w:szCs w:val="24"/>
        </w:rPr>
        <w:t xml:space="preserve"> (Homoptera: Cicadellidae), on Alfalfa in Kentucky. J. Kans. Entomol. Soc. 62: 593–596.</w:t>
      </w:r>
    </w:p>
    <w:p w14:paraId="74703FD3" w14:textId="77777777" w:rsidR="00031EBE"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Pienkowski, R. L., and J. T. Medler. 196</w:t>
      </w:r>
      <w:r>
        <w:rPr>
          <w:rFonts w:ascii="Times New Roman" w:hAnsi="Times New Roman" w:cs="Times New Roman"/>
          <w:sz w:val="24"/>
          <w:szCs w:val="24"/>
        </w:rPr>
        <w:t>2</w:t>
      </w:r>
      <w:r w:rsidRPr="007410C2">
        <w:rPr>
          <w:rFonts w:ascii="Times New Roman" w:hAnsi="Times New Roman" w:cs="Times New Roman"/>
          <w:sz w:val="24"/>
          <w:szCs w:val="24"/>
        </w:rPr>
        <w:t xml:space="preserve">. Effects of alfalfa cuttings on the potato leafhopper, </w:t>
      </w:r>
      <w:r w:rsidRPr="007410C2">
        <w:rPr>
          <w:rFonts w:ascii="Times New Roman" w:hAnsi="Times New Roman" w:cs="Times New Roman"/>
          <w:i/>
          <w:iCs/>
          <w:sz w:val="24"/>
          <w:szCs w:val="24"/>
        </w:rPr>
        <w:t>Empoasca fabae</w:t>
      </w:r>
      <w:r w:rsidRPr="007410C2">
        <w:rPr>
          <w:rFonts w:ascii="Times New Roman" w:hAnsi="Times New Roman" w:cs="Times New Roman"/>
          <w:sz w:val="24"/>
          <w:szCs w:val="24"/>
        </w:rPr>
        <w:t>. J. Econ. Entomol. 55: 973–978.</w:t>
      </w:r>
    </w:p>
    <w:p w14:paraId="114D86E1" w14:textId="77777777" w:rsidR="00031EBE" w:rsidRPr="00036DD7" w:rsidRDefault="00031EBE" w:rsidP="00031EBE">
      <w:pPr>
        <w:widowControl w:val="0"/>
        <w:autoSpaceDE w:val="0"/>
        <w:autoSpaceDN w:val="0"/>
        <w:adjustRightInd w:val="0"/>
        <w:spacing w:after="0" w:line="480" w:lineRule="auto"/>
        <w:ind w:left="720" w:hanging="720"/>
        <w:rPr>
          <w:rFonts w:ascii="Times New Roman" w:hAnsi="Times New Roman" w:cs="Times New Roman"/>
          <w:color w:val="0563C1" w:themeColor="hyperlink"/>
          <w:sz w:val="24"/>
          <w:szCs w:val="24"/>
          <w:u w:val="single"/>
        </w:rPr>
      </w:pPr>
      <w:r w:rsidRPr="00036DD7">
        <w:rPr>
          <w:rFonts w:ascii="Times New Roman" w:hAnsi="Times New Roman" w:cs="Times New Roman"/>
          <w:sz w:val="24"/>
          <w:szCs w:val="24"/>
        </w:rPr>
        <w:t>Pienkowski, R</w:t>
      </w:r>
      <w:r>
        <w:rPr>
          <w:rFonts w:ascii="Times New Roman" w:hAnsi="Times New Roman" w:cs="Times New Roman"/>
          <w:sz w:val="24"/>
          <w:szCs w:val="24"/>
        </w:rPr>
        <w:t>.</w:t>
      </w:r>
      <w:r w:rsidRPr="00036DD7">
        <w:rPr>
          <w:rFonts w:ascii="Times New Roman" w:hAnsi="Times New Roman" w:cs="Times New Roman"/>
          <w:sz w:val="24"/>
          <w:szCs w:val="24"/>
        </w:rPr>
        <w:t xml:space="preserve"> L. and J. T. Medler. 1966. Potato leafhopper trapping studies to determine local flight activity. J. Econ. Entomol. 59: 837–843.</w:t>
      </w:r>
    </w:p>
    <w:p w14:paraId="663C17B7" w14:textId="77777777" w:rsidR="00031EBE" w:rsidRPr="002112CC"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2112CC">
        <w:rPr>
          <w:rFonts w:ascii="Times New Roman" w:hAnsi="Times New Roman" w:cs="Times New Roman"/>
          <w:sz w:val="24"/>
          <w:szCs w:val="24"/>
          <w:shd w:val="clear" w:color="auto" w:fill="FFFFFF"/>
        </w:rPr>
        <w:t xml:space="preserve">Poos, F. W. &amp; Wheeler, Nancy H., 1943. Studies of host plants of the leafhoppers of the genus </w:t>
      </w:r>
      <w:r w:rsidRPr="002112CC">
        <w:rPr>
          <w:rFonts w:ascii="Times New Roman" w:hAnsi="Times New Roman" w:cs="Times New Roman"/>
          <w:i/>
          <w:iCs/>
          <w:sz w:val="24"/>
          <w:szCs w:val="24"/>
          <w:shd w:val="clear" w:color="auto" w:fill="FFFFFF"/>
        </w:rPr>
        <w:t>Empoasca</w:t>
      </w:r>
      <w:r w:rsidRPr="002112CC">
        <w:rPr>
          <w:rFonts w:ascii="Times New Roman" w:hAnsi="Times New Roman" w:cs="Times New Roman"/>
          <w:sz w:val="24"/>
          <w:szCs w:val="24"/>
          <w:shd w:val="clear" w:color="auto" w:fill="FFFFFF"/>
        </w:rPr>
        <w:t>. Technical bulletins 169439, United States Department of Agriculture, Economic Research Service</w:t>
      </w:r>
      <w:r w:rsidRPr="002112CC">
        <w:rPr>
          <w:rFonts w:ascii="Times New Roman" w:hAnsi="Times New Roman" w:cs="Times New Roman"/>
          <w:sz w:val="24"/>
          <w:szCs w:val="24"/>
        </w:rPr>
        <w:t xml:space="preserve">. </w:t>
      </w:r>
    </w:p>
    <w:p w14:paraId="2A66A73E"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Poston, F. L., and L. P. Pedigo. 1975. Migration of plant bugs and the potato leafhopper in a soybean-alfalfa complex. Environ. Entomol. 4: 8 –10.</w:t>
      </w:r>
    </w:p>
    <w:p w14:paraId="3F2AAE3F"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 xml:space="preserve">Reling, D. 1983. Aerial sampling to determine some factors affecting flight of the potato leafhopper (Homoptera: Cicadellidae). M.S. Thesis. The Pennsylvania State University, </w:t>
      </w:r>
      <w:r w:rsidRPr="007410C2">
        <w:rPr>
          <w:rFonts w:ascii="Times New Roman" w:hAnsi="Times New Roman" w:cs="Times New Roman"/>
          <w:sz w:val="24"/>
          <w:szCs w:val="24"/>
        </w:rPr>
        <w:lastRenderedPageBreak/>
        <w:t>State College, PA.</w:t>
      </w:r>
    </w:p>
    <w:p w14:paraId="636B6D9E" w14:textId="77777777" w:rsidR="00031EBE"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 xml:space="preserve">Schroeder, P. C., R. L. Brandenburg, and C. J. Nelson. Interaction between moisture stress and potato leafhopper (Homoptera: Cicadellidae) damage in alfalfa. J. Econ. Entomol. 81: 927–933. </w:t>
      </w:r>
    </w:p>
    <w:p w14:paraId="0B24890C" w14:textId="62776711" w:rsidR="006362D0" w:rsidRPr="006362D0" w:rsidRDefault="006362D0"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6362D0">
        <w:rPr>
          <w:rFonts w:ascii="Times New Roman" w:hAnsi="Times New Roman" w:cs="Times New Roman"/>
          <w:sz w:val="24"/>
          <w:szCs w:val="24"/>
        </w:rPr>
        <w:t>Shields, E.J., and A. Testa. 1999. Fall migratory flight initiation of the potato leafhopper</w:t>
      </w:r>
      <w:r w:rsidRPr="006362D0">
        <w:rPr>
          <w:rFonts w:ascii="Times New Roman" w:hAnsi="Times New Roman" w:cs="Times New Roman"/>
          <w:i/>
          <w:iCs/>
          <w:sz w:val="24"/>
          <w:szCs w:val="24"/>
        </w:rPr>
        <w:t>, Empoasca fabae</w:t>
      </w:r>
      <w:r w:rsidRPr="006362D0">
        <w:rPr>
          <w:rFonts w:ascii="Times New Roman" w:hAnsi="Times New Roman" w:cs="Times New Roman"/>
          <w:sz w:val="24"/>
          <w:szCs w:val="24"/>
        </w:rPr>
        <w:t xml:space="preserve"> (Harris) (Homoptera: Cicadellidae): observations in the lower atmosphere using remote piloted vehicles. Agric. For. Meteorol. 97: 317–330.</w:t>
      </w:r>
    </w:p>
    <w:p w14:paraId="1C321DEA" w14:textId="4DE95311" w:rsidR="006362D0" w:rsidRPr="006362D0" w:rsidRDefault="006362D0"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6362D0">
        <w:rPr>
          <w:rFonts w:ascii="Times New Roman" w:hAnsi="Times New Roman" w:cs="Times New Roman"/>
          <w:sz w:val="24"/>
          <w:szCs w:val="24"/>
        </w:rPr>
        <w:t>Simonet, D. E. and R. L. Pienkowski. 1979. Impact of alfalfa harvest on potato leafhopper populations with emphasis on nymphal survival. J. Econ. Entomol. 72: 428</w:t>
      </w:r>
      <w:r w:rsidRPr="007410C2">
        <w:rPr>
          <w:rFonts w:ascii="Times New Roman" w:hAnsi="Times New Roman" w:cs="Times New Roman"/>
          <w:sz w:val="24"/>
          <w:szCs w:val="24"/>
        </w:rPr>
        <w:t>–</w:t>
      </w:r>
      <w:r w:rsidRPr="006362D0">
        <w:rPr>
          <w:rFonts w:ascii="Times New Roman" w:hAnsi="Times New Roman" w:cs="Times New Roman"/>
          <w:sz w:val="24"/>
          <w:szCs w:val="24"/>
        </w:rPr>
        <w:t>431</w:t>
      </w:r>
    </w:p>
    <w:p w14:paraId="55ECB574" w14:textId="63D07CA3" w:rsidR="00031EBE" w:rsidRPr="0023490F" w:rsidRDefault="0023490F"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23490F">
        <w:rPr>
          <w:rFonts w:ascii="Times New Roman" w:hAnsi="Times New Roman" w:cs="Times New Roman"/>
          <w:sz w:val="24"/>
          <w:szCs w:val="24"/>
        </w:rPr>
        <w:t>Simonet, D. E., and R. L. Pienkowski. 1980. Temperature effect on development and morphometrics of the potato leafhopper. Environ. Entomol. 9: 798</w:t>
      </w:r>
      <w:r w:rsidRPr="007410C2">
        <w:rPr>
          <w:rFonts w:ascii="Times New Roman" w:hAnsi="Times New Roman" w:cs="Times New Roman"/>
          <w:sz w:val="24"/>
          <w:szCs w:val="24"/>
        </w:rPr>
        <w:t>–</w:t>
      </w:r>
      <w:r w:rsidRPr="0023490F">
        <w:rPr>
          <w:rFonts w:ascii="Times New Roman" w:hAnsi="Times New Roman" w:cs="Times New Roman"/>
          <w:sz w:val="24"/>
          <w:szCs w:val="24"/>
        </w:rPr>
        <w:t>800.</w:t>
      </w:r>
    </w:p>
    <w:p w14:paraId="74FA140E"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 xml:space="preserve">Smith, S. M. and C. R. Ellis. 1983. Economic importance of insects on regrowth of established alfalfa fields in Ontario. Can. Emomol. 115: 859–864. </w:t>
      </w:r>
    </w:p>
    <w:p w14:paraId="38E05306"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 xml:space="preserve">Sulc, R. M., J. S. Mccormick, R. B. Hammond, D. J. Miller. 2014. Population responses of potato leafhopper (Hemiptera: Cicadellidae) to insecticide in glandular-haired and non-glandular-haired alfalfa cultivars. J. Econ. Entomol. 107: 2077–2087. </w:t>
      </w:r>
    </w:p>
    <w:p w14:paraId="10DDE36D"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Taylor, L. R. 1974. Insect migration, flight periodicity and the boundary layer. J. Anim. Ecol. 43: 225–238.</w:t>
      </w:r>
    </w:p>
    <w:p w14:paraId="2B6A82B3" w14:textId="77777777" w:rsidR="00031EBE"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Taylor, R.A.J., and D. Reling. 1986. Preferred wind direction of long-distance leafhopper (Empoasca fabae) migrants and its relevance to the return migration of small insects. J. Anim. Ecol. 55: 1103–1114.</w:t>
      </w:r>
    </w:p>
    <w:p w14:paraId="3024C60D" w14:textId="55C746A2"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CC2AC9">
        <w:rPr>
          <w:rFonts w:ascii="Times New Roman" w:hAnsi="Times New Roman" w:cs="Times New Roman"/>
          <w:sz w:val="24"/>
          <w:szCs w:val="24"/>
          <w:highlight w:val="yellow"/>
          <w:rPrChange w:id="342" w:author="Crossley, Michael" w:date="2023-03-15T14:00:00Z">
            <w:rPr>
              <w:rFonts w:ascii="Times New Roman" w:hAnsi="Times New Roman" w:cs="Times New Roman"/>
              <w:sz w:val="24"/>
              <w:szCs w:val="24"/>
            </w:rPr>
          </w:rPrChange>
        </w:rPr>
        <w:t>Taylor et al. 1995</w:t>
      </w:r>
      <w:ins w:id="343" w:author="Crossley, Michael" w:date="2023-03-15T14:01:00Z">
        <w:r w:rsidR="004364D3">
          <w:rPr>
            <w:rFonts w:ascii="Times New Roman" w:hAnsi="Times New Roman" w:cs="Times New Roman"/>
            <w:sz w:val="24"/>
            <w:szCs w:val="24"/>
          </w:rPr>
          <w:t xml:space="preserve"> </w:t>
        </w:r>
        <w:r w:rsidR="004364D3" w:rsidRPr="004364D3">
          <w:rPr>
            <w:rFonts w:ascii="Times New Roman" w:hAnsi="Times New Roman" w:cs="Times New Roman"/>
            <w:sz w:val="24"/>
            <w:szCs w:val="24"/>
            <w:highlight w:val="yellow"/>
            <w:rPrChange w:id="344" w:author="Crossley, Michael" w:date="2023-03-15T14:01:00Z">
              <w:rPr>
                <w:rFonts w:ascii="Times New Roman" w:hAnsi="Times New Roman" w:cs="Times New Roman"/>
                <w:sz w:val="24"/>
                <w:szCs w:val="24"/>
              </w:rPr>
            </w:rPrChange>
          </w:rPr>
          <w:t>Empoasca fabae (Homoptera: Cicadellidae) Identification and Population Studies with Allozyme Electrophoresis</w:t>
        </w:r>
        <w:r w:rsidR="004364D3" w:rsidRPr="004364D3">
          <w:rPr>
            <w:rFonts w:ascii="Times New Roman" w:hAnsi="Times New Roman" w:cs="Times New Roman"/>
            <w:sz w:val="24"/>
            <w:szCs w:val="24"/>
            <w:highlight w:val="yellow"/>
            <w:rPrChange w:id="345" w:author="Crossley, Michael" w:date="2023-03-15T14:01:00Z">
              <w:rPr>
                <w:rFonts w:ascii="Times New Roman" w:hAnsi="Times New Roman" w:cs="Times New Roman"/>
                <w:sz w:val="24"/>
                <w:szCs w:val="24"/>
              </w:rPr>
            </w:rPrChange>
          </w:rPr>
          <w:t>?</w:t>
        </w:r>
      </w:ins>
    </w:p>
    <w:p w14:paraId="0DCE9CF8" w14:textId="77777777" w:rsidR="00031EBE" w:rsidRDefault="00031EBE" w:rsidP="00031EBE">
      <w:pPr>
        <w:pStyle w:val="NormalWeb"/>
        <w:spacing w:before="0" w:beforeAutospacing="0" w:after="0" w:afterAutospacing="0" w:line="480" w:lineRule="auto"/>
        <w:ind w:left="720" w:hanging="720"/>
      </w:pPr>
      <w:r w:rsidRPr="007410C2">
        <w:lastRenderedPageBreak/>
        <w:t>Teulon, D.A.J., and I.A.W. Scott. 2006. The use of suction traps for detection of unwanted invasive insects and other invertebrates. N. Z. Plant Prot. 59: 125</w:t>
      </w:r>
      <w:r w:rsidRPr="007410C2">
        <w:rPr>
          <w:color w:val="000000"/>
        </w:rPr>
        <w:t>–</w:t>
      </w:r>
      <w:r w:rsidRPr="007410C2">
        <w:t>131</w:t>
      </w:r>
      <w:r>
        <w:t>.</w:t>
      </w:r>
    </w:p>
    <w:p w14:paraId="4A688B11" w14:textId="77777777" w:rsidR="00031EBE" w:rsidRPr="007410C2" w:rsidRDefault="00031EBE" w:rsidP="00031EBE">
      <w:pPr>
        <w:pStyle w:val="NormalWeb"/>
        <w:spacing w:before="0" w:beforeAutospacing="0" w:after="0" w:afterAutospacing="0" w:line="480" w:lineRule="auto"/>
        <w:ind w:left="720" w:hanging="720"/>
      </w:pPr>
      <w:r w:rsidRPr="008D2A19">
        <w:t>van Emden and Way 1973</w:t>
      </w:r>
    </w:p>
    <w:p w14:paraId="7CE0DD6F" w14:textId="77777777" w:rsidR="00031EBE"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bookmarkStart w:id="346" w:name="_Hlk95227116"/>
      <w:r w:rsidRPr="007410C2">
        <w:rPr>
          <w:rFonts w:ascii="Times New Roman" w:hAnsi="Times New Roman" w:cs="Times New Roman"/>
          <w:sz w:val="24"/>
          <w:szCs w:val="24"/>
        </w:rPr>
        <w:t xml:space="preserve">Weiser Erlandson, L.A., J.J. Obrycki, and M.E. Rice. 2016. Early Spring Occurrence of </w:t>
      </w:r>
      <w:r w:rsidRPr="007410C2">
        <w:rPr>
          <w:rFonts w:ascii="Times New Roman" w:hAnsi="Times New Roman" w:cs="Times New Roman"/>
          <w:i/>
          <w:iCs/>
          <w:sz w:val="24"/>
          <w:szCs w:val="24"/>
        </w:rPr>
        <w:t>Empoasca</w:t>
      </w:r>
      <w:r w:rsidRPr="007410C2">
        <w:rPr>
          <w:rFonts w:ascii="Times New Roman" w:hAnsi="Times New Roman" w:cs="Times New Roman"/>
          <w:sz w:val="24"/>
          <w:szCs w:val="24"/>
        </w:rPr>
        <w:t xml:space="preserve"> spp. (Hemiptera: Cicadellidae) in and Adjacent to Alfalfa Fields in Iowa. J. Entomol. Sci. 51(3): 238–249.</w:t>
      </w:r>
    </w:p>
    <w:p w14:paraId="0AE7A053" w14:textId="1E5E19F1" w:rsidR="00031EBE" w:rsidRPr="00031EBE"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Yeargan, K., S. Braman, and W. Barney. 1994. Effects of potato leafhoppers on soybean plant growth and yield. J. Kans. Entomol. Soc. 67: 29–36.</w:t>
      </w:r>
      <w:bookmarkEnd w:id="341"/>
      <w:bookmarkEnd w:id="346"/>
    </w:p>
    <w:p w14:paraId="2F239D06" w14:textId="2EB2BF8B" w:rsidR="000B3BDD" w:rsidRDefault="000B3BDD" w:rsidP="005D1180">
      <w:pPr>
        <w:widowControl w:val="0"/>
        <w:autoSpaceDE w:val="0"/>
        <w:autoSpaceDN w:val="0"/>
        <w:adjustRightInd w:val="0"/>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br w:type="page"/>
      </w:r>
    </w:p>
    <w:p w14:paraId="5E086D10" w14:textId="77777777" w:rsidR="0093625F" w:rsidRDefault="0093625F" w:rsidP="006651DE">
      <w:pPr>
        <w:widowControl w:val="0"/>
        <w:autoSpaceDE w:val="0"/>
        <w:autoSpaceDN w:val="0"/>
        <w:adjustRightInd w:val="0"/>
        <w:spacing w:after="0" w:line="480" w:lineRule="auto"/>
        <w:ind w:left="720" w:hanging="720"/>
        <w:rPr>
          <w:rFonts w:ascii="Times New Roman" w:hAnsi="Times New Roman" w:cs="Times New Roman"/>
          <w:b/>
          <w:bCs/>
          <w:sz w:val="24"/>
          <w:szCs w:val="24"/>
        </w:rPr>
        <w:sectPr w:rsidR="0093625F" w:rsidSect="00BE2A21">
          <w:footerReference w:type="default" r:id="rId14"/>
          <w:pgSz w:w="12240" w:h="15840"/>
          <w:pgMar w:top="1440" w:right="1440" w:bottom="1440" w:left="1440" w:header="720" w:footer="720" w:gutter="0"/>
          <w:lnNumType w:countBy="1" w:restart="continuous"/>
          <w:cols w:space="720"/>
          <w:docGrid w:linePitch="360"/>
        </w:sectPr>
      </w:pPr>
    </w:p>
    <w:p w14:paraId="33CCEE62" w14:textId="77777777" w:rsidR="00012282" w:rsidRDefault="00012282">
      <w:pPr>
        <w:rPr>
          <w:ins w:id="347" w:author="Crossley, Michael" w:date="2023-03-14T09:15:00Z"/>
          <w:rFonts w:ascii="Times New Roman" w:hAnsi="Times New Roman" w:cs="Times New Roman"/>
          <w:b/>
          <w:bCs/>
          <w:sz w:val="24"/>
          <w:szCs w:val="24"/>
        </w:rPr>
      </w:pPr>
      <w:ins w:id="348" w:author="Crossley, Michael" w:date="2023-03-14T09:14:00Z">
        <w:r>
          <w:rPr>
            <w:rFonts w:ascii="Times New Roman" w:hAnsi="Times New Roman" w:cs="Times New Roman"/>
            <w:b/>
            <w:bCs/>
            <w:sz w:val="24"/>
            <w:szCs w:val="24"/>
          </w:rPr>
          <w:lastRenderedPageBreak/>
          <w:t>T</w:t>
        </w:r>
      </w:ins>
      <w:ins w:id="349" w:author="Crossley, Michael" w:date="2023-03-14T09:15:00Z">
        <w:r>
          <w:rPr>
            <w:rFonts w:ascii="Times New Roman" w:hAnsi="Times New Roman" w:cs="Times New Roman"/>
            <w:b/>
            <w:bCs/>
            <w:sz w:val="24"/>
            <w:szCs w:val="24"/>
          </w:rPr>
          <w:t>ables</w:t>
        </w:r>
      </w:ins>
    </w:p>
    <w:p w14:paraId="5DC4B051" w14:textId="6EF93D31" w:rsidR="00012282" w:rsidRPr="00012282" w:rsidRDefault="00012282">
      <w:pPr>
        <w:rPr>
          <w:ins w:id="350" w:author="Crossley, Michael" w:date="2023-03-14T09:15:00Z"/>
          <w:rFonts w:ascii="Times New Roman" w:hAnsi="Times New Roman" w:cs="Times New Roman"/>
          <w:sz w:val="24"/>
          <w:szCs w:val="24"/>
          <w:rPrChange w:id="351" w:author="Crossley, Michael" w:date="2023-03-14T09:15:00Z">
            <w:rPr>
              <w:ins w:id="352" w:author="Crossley, Michael" w:date="2023-03-14T09:15:00Z"/>
              <w:rFonts w:ascii="Times New Roman" w:hAnsi="Times New Roman" w:cs="Times New Roman"/>
              <w:b/>
              <w:bCs/>
              <w:sz w:val="24"/>
              <w:szCs w:val="24"/>
            </w:rPr>
          </w:rPrChange>
        </w:rPr>
      </w:pPr>
      <w:ins w:id="353" w:author="Crossley, Michael" w:date="2023-03-14T09:15:00Z">
        <w:r>
          <w:rPr>
            <w:rFonts w:ascii="Times New Roman" w:hAnsi="Times New Roman" w:cs="Times New Roman"/>
            <w:b/>
            <w:bCs/>
            <w:sz w:val="24"/>
            <w:szCs w:val="24"/>
          </w:rPr>
          <w:t xml:space="preserve">Table 1. </w:t>
        </w:r>
      </w:ins>
      <w:ins w:id="354" w:author="Crossley, Michael" w:date="2023-03-14T09:17:00Z">
        <w:r w:rsidR="00D13CA6" w:rsidRPr="00D13CA6">
          <w:rPr>
            <w:rFonts w:ascii="Times New Roman" w:hAnsi="Times New Roman" w:cs="Times New Roman"/>
            <w:sz w:val="24"/>
            <w:szCs w:val="24"/>
            <w:rPrChange w:id="355" w:author="Crossley, Michael" w:date="2023-03-14T09:17:00Z">
              <w:rPr>
                <w:rFonts w:ascii="Times New Roman" w:hAnsi="Times New Roman" w:cs="Times New Roman"/>
                <w:b/>
                <w:bCs/>
                <w:sz w:val="24"/>
                <w:szCs w:val="24"/>
              </w:rPr>
            </w:rPrChange>
          </w:rPr>
          <w:t>P</w:t>
        </w:r>
      </w:ins>
      <w:ins w:id="356" w:author="Crossley, Michael" w:date="2023-03-14T09:16:00Z">
        <w:r w:rsidR="00FC30B4" w:rsidRPr="00FC30B4">
          <w:rPr>
            <w:rFonts w:ascii="Times New Roman" w:hAnsi="Times New Roman" w:cs="Times New Roman"/>
            <w:sz w:val="24"/>
            <w:szCs w:val="24"/>
            <w:rPrChange w:id="357" w:author="Crossley, Michael" w:date="2023-03-14T09:16:00Z">
              <w:rPr>
                <w:rFonts w:ascii="Times New Roman" w:hAnsi="Times New Roman" w:cs="Times New Roman"/>
                <w:b/>
                <w:bCs/>
                <w:sz w:val="24"/>
                <w:szCs w:val="24"/>
              </w:rPr>
            </w:rPrChange>
          </w:rPr>
          <w:t xml:space="preserve">arameter effects estimated </w:t>
        </w:r>
        <w:r w:rsidR="00FC30B4" w:rsidRPr="00403A13">
          <w:rPr>
            <w:rFonts w:ascii="Times New Roman" w:hAnsi="Times New Roman" w:cs="Times New Roman"/>
            <w:sz w:val="24"/>
            <w:szCs w:val="24"/>
            <w:rPrChange w:id="358" w:author="Crossley, Michael" w:date="2023-03-14T09:17:00Z">
              <w:rPr>
                <w:rFonts w:ascii="Times New Roman" w:hAnsi="Times New Roman" w:cs="Times New Roman"/>
                <w:b/>
                <w:bCs/>
                <w:sz w:val="24"/>
                <w:szCs w:val="24"/>
              </w:rPr>
            </w:rPrChange>
          </w:rPr>
          <w:t xml:space="preserve">by </w:t>
        </w:r>
      </w:ins>
      <w:ins w:id="359" w:author="Crossley, Michael" w:date="2023-03-14T09:17:00Z">
        <w:r w:rsidR="00403A13" w:rsidRPr="00403A13">
          <w:rPr>
            <w:rFonts w:ascii="Times New Roman" w:hAnsi="Times New Roman" w:cs="Times New Roman"/>
            <w:sz w:val="24"/>
            <w:szCs w:val="24"/>
            <w:rPrChange w:id="360" w:author="Crossley, Michael" w:date="2023-03-14T09:17:00Z">
              <w:rPr>
                <w:rFonts w:ascii="Times New Roman" w:hAnsi="Times New Roman" w:cs="Times New Roman"/>
                <w:b/>
                <w:bCs/>
                <w:sz w:val="24"/>
                <w:szCs w:val="24"/>
              </w:rPr>
            </w:rPrChange>
          </w:rPr>
          <w:t>most parsimonious</w:t>
        </w:r>
        <w:r w:rsidR="00403A13">
          <w:rPr>
            <w:rFonts w:ascii="Times New Roman" w:hAnsi="Times New Roman" w:cs="Times New Roman"/>
            <w:b/>
            <w:bCs/>
            <w:sz w:val="24"/>
            <w:szCs w:val="24"/>
          </w:rPr>
          <w:t xml:space="preserve"> </w:t>
        </w:r>
      </w:ins>
      <w:ins w:id="361" w:author="Crossley, Michael" w:date="2023-03-14T09:16:00Z">
        <w:r w:rsidR="00FC30B4" w:rsidRPr="00FC30B4">
          <w:rPr>
            <w:rFonts w:ascii="Times New Roman" w:hAnsi="Times New Roman" w:cs="Times New Roman"/>
            <w:sz w:val="24"/>
            <w:szCs w:val="24"/>
            <w:rPrChange w:id="362" w:author="Crossley, Michael" w:date="2023-03-14T09:16:00Z">
              <w:rPr>
                <w:rFonts w:ascii="Times New Roman" w:hAnsi="Times New Roman" w:cs="Times New Roman"/>
                <w:b/>
                <w:bCs/>
                <w:sz w:val="24"/>
                <w:szCs w:val="24"/>
              </w:rPr>
            </w:rPrChange>
          </w:rPr>
          <w:t>g</w:t>
        </w:r>
      </w:ins>
      <w:ins w:id="363" w:author="Crossley, Michael" w:date="2023-03-14T09:15:00Z">
        <w:r w:rsidR="008F0B2B" w:rsidRPr="008F0B2B">
          <w:rPr>
            <w:rFonts w:ascii="Times New Roman" w:hAnsi="Times New Roman" w:cs="Times New Roman"/>
            <w:sz w:val="24"/>
            <w:szCs w:val="24"/>
          </w:rPr>
          <w:t>eneralized</w:t>
        </w:r>
        <w:r w:rsidR="008F0B2B">
          <w:rPr>
            <w:rFonts w:ascii="Times New Roman" w:hAnsi="Times New Roman" w:cs="Times New Roman"/>
            <w:sz w:val="24"/>
            <w:szCs w:val="24"/>
          </w:rPr>
          <w:t xml:space="preserve"> linear models</w:t>
        </w:r>
      </w:ins>
      <w:ins w:id="364" w:author="Crossley, Michael" w:date="2023-03-14T09:16:00Z">
        <w:r w:rsidR="00FC30B4">
          <w:rPr>
            <w:rFonts w:ascii="Times New Roman" w:hAnsi="Times New Roman" w:cs="Times New Roman"/>
            <w:sz w:val="24"/>
            <w:szCs w:val="24"/>
          </w:rPr>
          <w:t>.</w:t>
        </w:r>
      </w:ins>
    </w:p>
    <w:tbl>
      <w:tblPr>
        <w:tblW w:w="5000" w:type="pct"/>
        <w:tblCellMar>
          <w:left w:w="0" w:type="dxa"/>
          <w:right w:w="0" w:type="dxa"/>
        </w:tblCellMar>
        <w:tblLook w:val="04A0" w:firstRow="1" w:lastRow="0" w:firstColumn="1" w:lastColumn="0" w:noHBand="0" w:noVBand="1"/>
      </w:tblPr>
      <w:tblGrid>
        <w:gridCol w:w="1700"/>
        <w:gridCol w:w="1967"/>
        <w:gridCol w:w="1552"/>
        <w:gridCol w:w="1262"/>
        <w:gridCol w:w="1329"/>
        <w:gridCol w:w="1550"/>
        <w:tblGridChange w:id="365">
          <w:tblGrid>
            <w:gridCol w:w="1700"/>
            <w:gridCol w:w="1967"/>
            <w:gridCol w:w="1552"/>
            <w:gridCol w:w="1262"/>
            <w:gridCol w:w="1329"/>
            <w:gridCol w:w="1550"/>
          </w:tblGrid>
        </w:tblGridChange>
      </w:tblGrid>
      <w:tr w:rsidR="00FC30B4" w:rsidRPr="00FC30B4" w14:paraId="41D1B1B7" w14:textId="77777777" w:rsidTr="00FC30B4">
        <w:trPr>
          <w:trHeight w:val="870"/>
          <w:ins w:id="366" w:author="Crossley, Michael" w:date="2023-03-14T09:15:00Z"/>
        </w:trPr>
        <w:tc>
          <w:tcPr>
            <w:tcW w:w="908" w:type="pct"/>
            <w:tcBorders>
              <w:top w:val="single" w:sz="4" w:space="0" w:color="auto"/>
              <w:left w:val="nil"/>
              <w:bottom w:val="single" w:sz="4" w:space="0" w:color="auto"/>
              <w:right w:val="nil"/>
            </w:tcBorders>
            <w:shd w:val="clear" w:color="auto" w:fill="auto"/>
            <w:tcMar>
              <w:top w:w="15" w:type="dxa"/>
              <w:left w:w="15" w:type="dxa"/>
              <w:bottom w:w="0" w:type="dxa"/>
              <w:right w:w="15" w:type="dxa"/>
            </w:tcMar>
            <w:vAlign w:val="bottom"/>
            <w:hideMark/>
          </w:tcPr>
          <w:p w14:paraId="5C93747B" w14:textId="77777777" w:rsidR="00012282" w:rsidRPr="00012282" w:rsidRDefault="00012282">
            <w:pPr>
              <w:rPr>
                <w:ins w:id="367" w:author="Crossley, Michael" w:date="2023-03-14T09:15:00Z"/>
                <w:rFonts w:ascii="Times New Roman" w:hAnsi="Times New Roman" w:cs="Times New Roman"/>
                <w:color w:val="000000"/>
                <w:sz w:val="24"/>
                <w:szCs w:val="24"/>
                <w:rPrChange w:id="368" w:author="Crossley, Michael" w:date="2023-03-14T09:15:00Z">
                  <w:rPr>
                    <w:ins w:id="369" w:author="Crossley, Michael" w:date="2023-03-14T09:15:00Z"/>
                    <w:rFonts w:ascii="Calibri" w:hAnsi="Calibri" w:cs="Calibri"/>
                    <w:color w:val="000000"/>
                  </w:rPr>
                </w:rPrChange>
              </w:rPr>
            </w:pPr>
            <w:ins w:id="370" w:author="Crossley, Michael" w:date="2023-03-14T09:15:00Z">
              <w:r w:rsidRPr="00012282">
                <w:rPr>
                  <w:rFonts w:ascii="Times New Roman" w:hAnsi="Times New Roman" w:cs="Times New Roman"/>
                  <w:color w:val="000000"/>
                  <w:sz w:val="24"/>
                  <w:szCs w:val="24"/>
                  <w:rPrChange w:id="371" w:author="Crossley, Michael" w:date="2023-03-14T09:15:00Z">
                    <w:rPr>
                      <w:rFonts w:ascii="Calibri" w:hAnsi="Calibri" w:cs="Calibri"/>
                      <w:color w:val="000000"/>
                    </w:rPr>
                  </w:rPrChange>
                </w:rPr>
                <w:t>Response variable</w:t>
              </w:r>
            </w:ins>
          </w:p>
        </w:tc>
        <w:tc>
          <w:tcPr>
            <w:tcW w:w="1051"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1FE878D0" w14:textId="77777777" w:rsidR="00012282" w:rsidRPr="00012282" w:rsidRDefault="00012282">
            <w:pPr>
              <w:rPr>
                <w:ins w:id="372" w:author="Crossley, Michael" w:date="2023-03-14T09:15:00Z"/>
                <w:rFonts w:ascii="Times New Roman" w:hAnsi="Times New Roman" w:cs="Times New Roman"/>
                <w:color w:val="000000"/>
                <w:sz w:val="24"/>
                <w:szCs w:val="24"/>
                <w:rPrChange w:id="373" w:author="Crossley, Michael" w:date="2023-03-14T09:15:00Z">
                  <w:rPr>
                    <w:ins w:id="374" w:author="Crossley, Michael" w:date="2023-03-14T09:15:00Z"/>
                    <w:rFonts w:ascii="Calibri" w:hAnsi="Calibri" w:cs="Calibri"/>
                    <w:color w:val="000000"/>
                  </w:rPr>
                </w:rPrChange>
              </w:rPr>
            </w:pPr>
            <w:ins w:id="375" w:author="Crossley, Michael" w:date="2023-03-14T09:15:00Z">
              <w:r w:rsidRPr="00012282">
                <w:rPr>
                  <w:rFonts w:ascii="Times New Roman" w:hAnsi="Times New Roman" w:cs="Times New Roman"/>
                  <w:color w:val="000000"/>
                  <w:sz w:val="24"/>
                  <w:szCs w:val="24"/>
                  <w:rPrChange w:id="376" w:author="Crossley, Michael" w:date="2023-03-14T09:15:00Z">
                    <w:rPr>
                      <w:rFonts w:ascii="Calibri" w:hAnsi="Calibri" w:cs="Calibri"/>
                      <w:color w:val="000000"/>
                    </w:rPr>
                  </w:rPrChange>
                </w:rPr>
                <w:t>Parameter</w:t>
              </w:r>
            </w:ins>
          </w:p>
        </w:tc>
        <w:tc>
          <w:tcPr>
            <w:tcW w:w="829"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46F8D25" w14:textId="77777777" w:rsidR="00012282" w:rsidRPr="00012282" w:rsidRDefault="00012282" w:rsidP="00FC30B4">
            <w:pPr>
              <w:jc w:val="right"/>
              <w:rPr>
                <w:ins w:id="377" w:author="Crossley, Michael" w:date="2023-03-14T09:15:00Z"/>
                <w:rFonts w:ascii="Times New Roman" w:hAnsi="Times New Roman" w:cs="Times New Roman"/>
                <w:color w:val="000000"/>
                <w:sz w:val="24"/>
                <w:szCs w:val="24"/>
                <w:rPrChange w:id="378" w:author="Crossley, Michael" w:date="2023-03-14T09:15:00Z">
                  <w:rPr>
                    <w:ins w:id="379" w:author="Crossley, Michael" w:date="2023-03-14T09:15:00Z"/>
                    <w:rFonts w:ascii="Calibri" w:hAnsi="Calibri" w:cs="Calibri"/>
                    <w:color w:val="000000"/>
                  </w:rPr>
                </w:rPrChange>
              </w:rPr>
              <w:pPrChange w:id="380" w:author="Crossley, Michael" w:date="2023-03-14T09:17:00Z">
                <w:pPr/>
              </w:pPrChange>
            </w:pPr>
            <w:ins w:id="381" w:author="Crossley, Michael" w:date="2023-03-14T09:15:00Z">
              <w:r w:rsidRPr="00012282">
                <w:rPr>
                  <w:rFonts w:ascii="Times New Roman" w:hAnsi="Times New Roman" w:cs="Times New Roman"/>
                  <w:color w:val="000000"/>
                  <w:sz w:val="24"/>
                  <w:szCs w:val="24"/>
                  <w:rPrChange w:id="382" w:author="Crossley, Michael" w:date="2023-03-14T09:15:00Z">
                    <w:rPr>
                      <w:rFonts w:ascii="Calibri" w:hAnsi="Calibri" w:cs="Calibri"/>
                      <w:color w:val="000000"/>
                    </w:rPr>
                  </w:rPrChange>
                </w:rPr>
                <w:t>Estimate</w:t>
              </w:r>
            </w:ins>
          </w:p>
        </w:tc>
        <w:tc>
          <w:tcPr>
            <w:tcW w:w="674" w:type="pct"/>
            <w:tcBorders>
              <w:top w:val="single" w:sz="4" w:space="0" w:color="auto"/>
              <w:left w:val="nil"/>
              <w:bottom w:val="single" w:sz="4" w:space="0" w:color="auto"/>
              <w:right w:val="nil"/>
            </w:tcBorders>
            <w:shd w:val="clear" w:color="auto" w:fill="auto"/>
            <w:tcMar>
              <w:top w:w="15" w:type="dxa"/>
              <w:left w:w="15" w:type="dxa"/>
              <w:bottom w:w="0" w:type="dxa"/>
              <w:right w:w="15" w:type="dxa"/>
            </w:tcMar>
            <w:vAlign w:val="bottom"/>
            <w:hideMark/>
          </w:tcPr>
          <w:p w14:paraId="36868628" w14:textId="77777777" w:rsidR="00012282" w:rsidRPr="00012282" w:rsidRDefault="00012282" w:rsidP="00FC30B4">
            <w:pPr>
              <w:jc w:val="right"/>
              <w:rPr>
                <w:ins w:id="383" w:author="Crossley, Michael" w:date="2023-03-14T09:15:00Z"/>
                <w:rFonts w:ascii="Times New Roman" w:hAnsi="Times New Roman" w:cs="Times New Roman"/>
                <w:color w:val="000000"/>
                <w:sz w:val="24"/>
                <w:szCs w:val="24"/>
                <w:rPrChange w:id="384" w:author="Crossley, Michael" w:date="2023-03-14T09:15:00Z">
                  <w:rPr>
                    <w:ins w:id="385" w:author="Crossley, Michael" w:date="2023-03-14T09:15:00Z"/>
                    <w:rFonts w:ascii="Calibri" w:hAnsi="Calibri" w:cs="Calibri"/>
                    <w:color w:val="000000"/>
                  </w:rPr>
                </w:rPrChange>
              </w:rPr>
              <w:pPrChange w:id="386" w:author="Crossley, Michael" w:date="2023-03-14T09:17:00Z">
                <w:pPr/>
              </w:pPrChange>
            </w:pPr>
            <w:ins w:id="387" w:author="Crossley, Michael" w:date="2023-03-14T09:15:00Z">
              <w:r w:rsidRPr="00012282">
                <w:rPr>
                  <w:rFonts w:ascii="Times New Roman" w:hAnsi="Times New Roman" w:cs="Times New Roman"/>
                  <w:color w:val="000000"/>
                  <w:sz w:val="24"/>
                  <w:szCs w:val="24"/>
                  <w:rPrChange w:id="388" w:author="Crossley, Michael" w:date="2023-03-14T09:15:00Z">
                    <w:rPr>
                      <w:rFonts w:ascii="Calibri" w:hAnsi="Calibri" w:cs="Calibri"/>
                      <w:color w:val="000000"/>
                    </w:rPr>
                  </w:rPrChange>
                </w:rPr>
                <w:t>Standard error</w:t>
              </w:r>
            </w:ins>
          </w:p>
        </w:tc>
        <w:tc>
          <w:tcPr>
            <w:tcW w:w="710"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61D56B78" w14:textId="77777777" w:rsidR="00012282" w:rsidRPr="00012282" w:rsidRDefault="00012282" w:rsidP="00FC30B4">
            <w:pPr>
              <w:jc w:val="right"/>
              <w:rPr>
                <w:ins w:id="389" w:author="Crossley, Michael" w:date="2023-03-14T09:15:00Z"/>
                <w:rFonts w:ascii="Times New Roman" w:hAnsi="Times New Roman" w:cs="Times New Roman"/>
                <w:color w:val="000000"/>
                <w:sz w:val="24"/>
                <w:szCs w:val="24"/>
                <w:rPrChange w:id="390" w:author="Crossley, Michael" w:date="2023-03-14T09:15:00Z">
                  <w:rPr>
                    <w:ins w:id="391" w:author="Crossley, Michael" w:date="2023-03-14T09:15:00Z"/>
                    <w:rFonts w:ascii="Calibri" w:hAnsi="Calibri" w:cs="Calibri"/>
                    <w:color w:val="000000"/>
                  </w:rPr>
                </w:rPrChange>
              </w:rPr>
              <w:pPrChange w:id="392" w:author="Crossley, Michael" w:date="2023-03-14T09:17:00Z">
                <w:pPr/>
              </w:pPrChange>
            </w:pPr>
            <w:ins w:id="393" w:author="Crossley, Michael" w:date="2023-03-14T09:15:00Z">
              <w:r w:rsidRPr="00012282">
                <w:rPr>
                  <w:rFonts w:ascii="Times New Roman" w:hAnsi="Times New Roman" w:cs="Times New Roman"/>
                  <w:color w:val="000000"/>
                  <w:sz w:val="24"/>
                  <w:szCs w:val="24"/>
                  <w:rPrChange w:id="394" w:author="Crossley, Michael" w:date="2023-03-14T09:15:00Z">
                    <w:rPr>
                      <w:rFonts w:ascii="Calibri" w:hAnsi="Calibri" w:cs="Calibri"/>
                      <w:color w:val="000000"/>
                    </w:rPr>
                  </w:rPrChange>
                </w:rPr>
                <w:t>Z-value</w:t>
              </w:r>
            </w:ins>
          </w:p>
        </w:tc>
        <w:tc>
          <w:tcPr>
            <w:tcW w:w="828"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5388CA9C" w14:textId="77777777" w:rsidR="00012282" w:rsidRPr="00012282" w:rsidRDefault="00012282" w:rsidP="00FC30B4">
            <w:pPr>
              <w:jc w:val="right"/>
              <w:rPr>
                <w:ins w:id="395" w:author="Crossley, Michael" w:date="2023-03-14T09:15:00Z"/>
                <w:rFonts w:ascii="Times New Roman" w:hAnsi="Times New Roman" w:cs="Times New Roman"/>
                <w:color w:val="000000"/>
                <w:sz w:val="24"/>
                <w:szCs w:val="24"/>
                <w:rPrChange w:id="396" w:author="Crossley, Michael" w:date="2023-03-14T09:15:00Z">
                  <w:rPr>
                    <w:ins w:id="397" w:author="Crossley, Michael" w:date="2023-03-14T09:15:00Z"/>
                    <w:rFonts w:ascii="Calibri" w:hAnsi="Calibri" w:cs="Calibri"/>
                    <w:color w:val="000000"/>
                  </w:rPr>
                </w:rPrChange>
              </w:rPr>
              <w:pPrChange w:id="398" w:author="Crossley, Michael" w:date="2023-03-14T09:17:00Z">
                <w:pPr/>
              </w:pPrChange>
            </w:pPr>
            <w:ins w:id="399" w:author="Crossley, Michael" w:date="2023-03-14T09:15:00Z">
              <w:r w:rsidRPr="00012282">
                <w:rPr>
                  <w:rFonts w:ascii="Times New Roman" w:hAnsi="Times New Roman" w:cs="Times New Roman"/>
                  <w:color w:val="000000"/>
                  <w:sz w:val="24"/>
                  <w:szCs w:val="24"/>
                  <w:rPrChange w:id="400" w:author="Crossley, Michael" w:date="2023-03-14T09:15:00Z">
                    <w:rPr>
                      <w:rFonts w:ascii="Calibri" w:hAnsi="Calibri" w:cs="Calibri"/>
                      <w:color w:val="000000"/>
                    </w:rPr>
                  </w:rPrChange>
                </w:rPr>
                <w:t>P-value</w:t>
              </w:r>
            </w:ins>
          </w:p>
        </w:tc>
      </w:tr>
      <w:tr w:rsidR="00FC30B4" w:rsidRPr="00FC30B4" w14:paraId="457B1892" w14:textId="77777777" w:rsidTr="00FC30B4">
        <w:trPr>
          <w:trHeight w:val="290"/>
          <w:ins w:id="401" w:author="Crossley, Michael" w:date="2023-03-14T09:15:00Z"/>
        </w:trPr>
        <w:tc>
          <w:tcPr>
            <w:tcW w:w="908" w:type="pct"/>
            <w:tcBorders>
              <w:top w:val="nil"/>
              <w:left w:val="nil"/>
              <w:bottom w:val="nil"/>
              <w:right w:val="nil"/>
            </w:tcBorders>
            <w:shd w:val="clear" w:color="auto" w:fill="auto"/>
            <w:noWrap/>
            <w:tcMar>
              <w:top w:w="15" w:type="dxa"/>
              <w:left w:w="15" w:type="dxa"/>
              <w:bottom w:w="0" w:type="dxa"/>
              <w:right w:w="15" w:type="dxa"/>
            </w:tcMar>
            <w:vAlign w:val="bottom"/>
            <w:hideMark/>
          </w:tcPr>
          <w:p w14:paraId="249B9AAA" w14:textId="77777777" w:rsidR="00012282" w:rsidRPr="00012282" w:rsidRDefault="00012282">
            <w:pPr>
              <w:rPr>
                <w:ins w:id="402" w:author="Crossley, Michael" w:date="2023-03-14T09:15:00Z"/>
                <w:rFonts w:ascii="Times New Roman" w:hAnsi="Times New Roman" w:cs="Times New Roman"/>
                <w:color w:val="000000"/>
                <w:sz w:val="24"/>
                <w:szCs w:val="24"/>
                <w:rPrChange w:id="403" w:author="Crossley, Michael" w:date="2023-03-14T09:15:00Z">
                  <w:rPr>
                    <w:ins w:id="404" w:author="Crossley, Michael" w:date="2023-03-14T09:15:00Z"/>
                    <w:rFonts w:ascii="Calibri" w:hAnsi="Calibri" w:cs="Calibri"/>
                    <w:color w:val="000000"/>
                  </w:rPr>
                </w:rPrChange>
              </w:rPr>
            </w:pPr>
            <w:ins w:id="405" w:author="Crossley, Michael" w:date="2023-03-14T09:15:00Z">
              <w:r w:rsidRPr="00012282">
                <w:rPr>
                  <w:rFonts w:ascii="Times New Roman" w:hAnsi="Times New Roman" w:cs="Times New Roman"/>
                  <w:color w:val="000000"/>
                  <w:sz w:val="24"/>
                  <w:szCs w:val="24"/>
                  <w:rPrChange w:id="406" w:author="Crossley, Michael" w:date="2023-03-14T09:15:00Z">
                    <w:rPr>
                      <w:rFonts w:ascii="Calibri" w:hAnsi="Calibri" w:cs="Calibri"/>
                      <w:color w:val="000000"/>
                    </w:rPr>
                  </w:rPrChange>
                </w:rPr>
                <w:t>Total PLH</w:t>
              </w:r>
            </w:ins>
          </w:p>
        </w:tc>
        <w:tc>
          <w:tcPr>
            <w:tcW w:w="1051" w:type="pct"/>
            <w:tcBorders>
              <w:top w:val="nil"/>
              <w:left w:val="nil"/>
              <w:bottom w:val="nil"/>
              <w:right w:val="nil"/>
            </w:tcBorders>
            <w:shd w:val="clear" w:color="auto" w:fill="auto"/>
            <w:noWrap/>
            <w:tcMar>
              <w:top w:w="15" w:type="dxa"/>
              <w:left w:w="15" w:type="dxa"/>
              <w:bottom w:w="0" w:type="dxa"/>
              <w:right w:w="15" w:type="dxa"/>
            </w:tcMar>
            <w:vAlign w:val="bottom"/>
            <w:hideMark/>
          </w:tcPr>
          <w:p w14:paraId="008935CB" w14:textId="77777777" w:rsidR="00012282" w:rsidRPr="00012282" w:rsidRDefault="00012282">
            <w:pPr>
              <w:rPr>
                <w:ins w:id="407" w:author="Crossley, Michael" w:date="2023-03-14T09:15:00Z"/>
                <w:rFonts w:ascii="Times New Roman" w:hAnsi="Times New Roman" w:cs="Times New Roman"/>
                <w:color w:val="000000"/>
                <w:sz w:val="24"/>
                <w:szCs w:val="24"/>
                <w:rPrChange w:id="408" w:author="Crossley, Michael" w:date="2023-03-14T09:15:00Z">
                  <w:rPr>
                    <w:ins w:id="409" w:author="Crossley, Michael" w:date="2023-03-14T09:15:00Z"/>
                    <w:rFonts w:ascii="Calibri" w:hAnsi="Calibri" w:cs="Calibri"/>
                    <w:color w:val="000000"/>
                  </w:rPr>
                </w:rPrChange>
              </w:rPr>
            </w:pPr>
          </w:p>
        </w:tc>
        <w:tc>
          <w:tcPr>
            <w:tcW w:w="829" w:type="pct"/>
            <w:tcBorders>
              <w:top w:val="nil"/>
              <w:left w:val="nil"/>
              <w:bottom w:val="nil"/>
              <w:right w:val="nil"/>
            </w:tcBorders>
            <w:shd w:val="clear" w:color="auto" w:fill="auto"/>
            <w:noWrap/>
            <w:tcMar>
              <w:top w:w="15" w:type="dxa"/>
              <w:left w:w="15" w:type="dxa"/>
              <w:bottom w:w="0" w:type="dxa"/>
              <w:right w:w="15" w:type="dxa"/>
            </w:tcMar>
            <w:vAlign w:val="bottom"/>
            <w:hideMark/>
          </w:tcPr>
          <w:p w14:paraId="2AE14B8B" w14:textId="77777777" w:rsidR="00012282" w:rsidRPr="00012282" w:rsidRDefault="00012282">
            <w:pPr>
              <w:rPr>
                <w:ins w:id="410" w:author="Crossley, Michael" w:date="2023-03-14T09:15:00Z"/>
                <w:rFonts w:ascii="Times New Roman" w:hAnsi="Times New Roman" w:cs="Times New Roman"/>
                <w:sz w:val="24"/>
                <w:szCs w:val="24"/>
                <w:rPrChange w:id="411" w:author="Crossley, Michael" w:date="2023-03-14T09:15:00Z">
                  <w:rPr>
                    <w:ins w:id="412" w:author="Crossley, Michael" w:date="2023-03-14T09:15:00Z"/>
                    <w:sz w:val="20"/>
                    <w:szCs w:val="20"/>
                  </w:rPr>
                </w:rPrChange>
              </w:rPr>
            </w:pPr>
          </w:p>
        </w:tc>
        <w:tc>
          <w:tcPr>
            <w:tcW w:w="674" w:type="pct"/>
            <w:tcBorders>
              <w:top w:val="nil"/>
              <w:left w:val="nil"/>
              <w:bottom w:val="nil"/>
              <w:right w:val="nil"/>
            </w:tcBorders>
            <w:shd w:val="clear" w:color="auto" w:fill="auto"/>
            <w:noWrap/>
            <w:tcMar>
              <w:top w:w="15" w:type="dxa"/>
              <w:left w:w="15" w:type="dxa"/>
              <w:bottom w:w="0" w:type="dxa"/>
              <w:right w:w="15" w:type="dxa"/>
            </w:tcMar>
            <w:vAlign w:val="bottom"/>
            <w:hideMark/>
          </w:tcPr>
          <w:p w14:paraId="201BE014" w14:textId="77777777" w:rsidR="00012282" w:rsidRPr="00012282" w:rsidRDefault="00012282">
            <w:pPr>
              <w:rPr>
                <w:ins w:id="413" w:author="Crossley, Michael" w:date="2023-03-14T09:15:00Z"/>
                <w:rFonts w:ascii="Times New Roman" w:hAnsi="Times New Roman" w:cs="Times New Roman"/>
                <w:sz w:val="24"/>
                <w:szCs w:val="24"/>
                <w:rPrChange w:id="414" w:author="Crossley, Michael" w:date="2023-03-14T09:15:00Z">
                  <w:rPr>
                    <w:ins w:id="415" w:author="Crossley, Michael" w:date="2023-03-14T09:15:00Z"/>
                    <w:sz w:val="20"/>
                    <w:szCs w:val="20"/>
                  </w:rPr>
                </w:rPrChange>
              </w:rPr>
            </w:pPr>
          </w:p>
        </w:tc>
        <w:tc>
          <w:tcPr>
            <w:tcW w:w="710" w:type="pct"/>
            <w:tcBorders>
              <w:top w:val="nil"/>
              <w:left w:val="nil"/>
              <w:bottom w:val="nil"/>
              <w:right w:val="nil"/>
            </w:tcBorders>
            <w:shd w:val="clear" w:color="auto" w:fill="auto"/>
            <w:noWrap/>
            <w:tcMar>
              <w:top w:w="15" w:type="dxa"/>
              <w:left w:w="15" w:type="dxa"/>
              <w:bottom w:w="0" w:type="dxa"/>
              <w:right w:w="15" w:type="dxa"/>
            </w:tcMar>
            <w:vAlign w:val="bottom"/>
            <w:hideMark/>
          </w:tcPr>
          <w:p w14:paraId="6870104E" w14:textId="77777777" w:rsidR="00012282" w:rsidRPr="00012282" w:rsidRDefault="00012282">
            <w:pPr>
              <w:rPr>
                <w:ins w:id="416" w:author="Crossley, Michael" w:date="2023-03-14T09:15:00Z"/>
                <w:rFonts w:ascii="Times New Roman" w:hAnsi="Times New Roman" w:cs="Times New Roman"/>
                <w:sz w:val="24"/>
                <w:szCs w:val="24"/>
                <w:rPrChange w:id="417" w:author="Crossley, Michael" w:date="2023-03-14T09:15:00Z">
                  <w:rPr>
                    <w:ins w:id="418" w:author="Crossley, Michael" w:date="2023-03-14T09:15:00Z"/>
                    <w:sz w:val="20"/>
                    <w:szCs w:val="20"/>
                  </w:rPr>
                </w:rPrChange>
              </w:rPr>
            </w:pPr>
          </w:p>
        </w:tc>
        <w:tc>
          <w:tcPr>
            <w:tcW w:w="828" w:type="pct"/>
            <w:tcBorders>
              <w:top w:val="nil"/>
              <w:left w:val="nil"/>
              <w:bottom w:val="nil"/>
              <w:right w:val="nil"/>
            </w:tcBorders>
            <w:shd w:val="clear" w:color="auto" w:fill="auto"/>
            <w:noWrap/>
            <w:tcMar>
              <w:top w:w="15" w:type="dxa"/>
              <w:left w:w="15" w:type="dxa"/>
              <w:bottom w:w="0" w:type="dxa"/>
              <w:right w:w="15" w:type="dxa"/>
            </w:tcMar>
            <w:vAlign w:val="bottom"/>
            <w:hideMark/>
          </w:tcPr>
          <w:p w14:paraId="2E2E68E6" w14:textId="77777777" w:rsidR="00012282" w:rsidRPr="00012282" w:rsidRDefault="00012282">
            <w:pPr>
              <w:rPr>
                <w:ins w:id="419" w:author="Crossley, Michael" w:date="2023-03-14T09:15:00Z"/>
                <w:rFonts w:ascii="Times New Roman" w:hAnsi="Times New Roman" w:cs="Times New Roman"/>
                <w:sz w:val="24"/>
                <w:szCs w:val="24"/>
                <w:rPrChange w:id="420" w:author="Crossley, Michael" w:date="2023-03-14T09:15:00Z">
                  <w:rPr>
                    <w:ins w:id="421" w:author="Crossley, Michael" w:date="2023-03-14T09:15:00Z"/>
                    <w:sz w:val="20"/>
                    <w:szCs w:val="20"/>
                  </w:rPr>
                </w:rPrChange>
              </w:rPr>
            </w:pPr>
          </w:p>
        </w:tc>
      </w:tr>
      <w:tr w:rsidR="00FC30B4" w:rsidRPr="00FC30B4" w14:paraId="32FF4FBE" w14:textId="77777777" w:rsidTr="00FC30B4">
        <w:trPr>
          <w:trHeight w:val="290"/>
          <w:ins w:id="422" w:author="Crossley, Michael" w:date="2023-03-14T09:15:00Z"/>
        </w:trPr>
        <w:tc>
          <w:tcPr>
            <w:tcW w:w="908" w:type="pct"/>
            <w:tcBorders>
              <w:top w:val="nil"/>
              <w:left w:val="nil"/>
              <w:bottom w:val="nil"/>
              <w:right w:val="nil"/>
            </w:tcBorders>
            <w:shd w:val="clear" w:color="auto" w:fill="auto"/>
            <w:noWrap/>
            <w:tcMar>
              <w:top w:w="15" w:type="dxa"/>
              <w:left w:w="15" w:type="dxa"/>
              <w:bottom w:w="0" w:type="dxa"/>
              <w:right w:w="15" w:type="dxa"/>
            </w:tcMar>
            <w:vAlign w:val="bottom"/>
            <w:hideMark/>
          </w:tcPr>
          <w:p w14:paraId="1E6A6ACA" w14:textId="77777777" w:rsidR="00012282" w:rsidRPr="00012282" w:rsidRDefault="00012282">
            <w:pPr>
              <w:rPr>
                <w:ins w:id="423" w:author="Crossley, Michael" w:date="2023-03-14T09:15:00Z"/>
                <w:rFonts w:ascii="Times New Roman" w:hAnsi="Times New Roman" w:cs="Times New Roman"/>
                <w:sz w:val="24"/>
                <w:szCs w:val="24"/>
                <w:rPrChange w:id="424" w:author="Crossley, Michael" w:date="2023-03-14T09:15:00Z">
                  <w:rPr>
                    <w:ins w:id="425" w:author="Crossley, Michael" w:date="2023-03-14T09:15:00Z"/>
                    <w:sz w:val="20"/>
                    <w:szCs w:val="20"/>
                  </w:rPr>
                </w:rPrChange>
              </w:rPr>
            </w:pPr>
          </w:p>
        </w:tc>
        <w:tc>
          <w:tcPr>
            <w:tcW w:w="1051" w:type="pct"/>
            <w:tcBorders>
              <w:top w:val="nil"/>
              <w:left w:val="nil"/>
              <w:bottom w:val="nil"/>
              <w:right w:val="nil"/>
            </w:tcBorders>
            <w:shd w:val="clear" w:color="auto" w:fill="auto"/>
            <w:noWrap/>
            <w:tcMar>
              <w:top w:w="15" w:type="dxa"/>
              <w:left w:w="15" w:type="dxa"/>
              <w:bottom w:w="0" w:type="dxa"/>
              <w:right w:w="15" w:type="dxa"/>
            </w:tcMar>
            <w:vAlign w:val="bottom"/>
            <w:hideMark/>
          </w:tcPr>
          <w:p w14:paraId="738F8160" w14:textId="77777777" w:rsidR="00012282" w:rsidRPr="00012282" w:rsidRDefault="00012282">
            <w:pPr>
              <w:rPr>
                <w:ins w:id="426" w:author="Crossley, Michael" w:date="2023-03-14T09:15:00Z"/>
                <w:rFonts w:ascii="Times New Roman" w:hAnsi="Times New Roman" w:cs="Times New Roman"/>
                <w:color w:val="000000"/>
                <w:sz w:val="24"/>
                <w:szCs w:val="24"/>
                <w:rPrChange w:id="427" w:author="Crossley, Michael" w:date="2023-03-14T09:15:00Z">
                  <w:rPr>
                    <w:ins w:id="428" w:author="Crossley, Michael" w:date="2023-03-14T09:15:00Z"/>
                    <w:rFonts w:ascii="Calibri" w:hAnsi="Calibri" w:cs="Calibri"/>
                    <w:color w:val="000000"/>
                  </w:rPr>
                </w:rPrChange>
              </w:rPr>
            </w:pPr>
            <w:ins w:id="429" w:author="Crossley, Michael" w:date="2023-03-14T09:15:00Z">
              <w:r w:rsidRPr="00012282">
                <w:rPr>
                  <w:rFonts w:ascii="Times New Roman" w:hAnsi="Times New Roman" w:cs="Times New Roman"/>
                  <w:color w:val="000000"/>
                  <w:sz w:val="24"/>
                  <w:szCs w:val="24"/>
                  <w:rPrChange w:id="430" w:author="Crossley, Michael" w:date="2023-03-14T09:15:00Z">
                    <w:rPr>
                      <w:rFonts w:ascii="Calibri" w:hAnsi="Calibri" w:cs="Calibri"/>
                      <w:color w:val="000000"/>
                    </w:rPr>
                  </w:rPrChange>
                </w:rPr>
                <w:t>Year</w:t>
              </w:r>
            </w:ins>
          </w:p>
        </w:tc>
        <w:tc>
          <w:tcPr>
            <w:tcW w:w="829" w:type="pct"/>
            <w:tcBorders>
              <w:top w:val="nil"/>
              <w:left w:val="nil"/>
              <w:bottom w:val="nil"/>
              <w:right w:val="nil"/>
            </w:tcBorders>
            <w:shd w:val="clear" w:color="auto" w:fill="auto"/>
            <w:noWrap/>
            <w:tcMar>
              <w:top w:w="15" w:type="dxa"/>
              <w:left w:w="15" w:type="dxa"/>
              <w:bottom w:w="0" w:type="dxa"/>
              <w:right w:w="15" w:type="dxa"/>
            </w:tcMar>
            <w:vAlign w:val="bottom"/>
            <w:hideMark/>
          </w:tcPr>
          <w:p w14:paraId="63633057" w14:textId="77777777" w:rsidR="00012282" w:rsidRPr="00012282" w:rsidRDefault="00012282">
            <w:pPr>
              <w:jc w:val="right"/>
              <w:rPr>
                <w:ins w:id="431" w:author="Crossley, Michael" w:date="2023-03-14T09:15:00Z"/>
                <w:rFonts w:ascii="Times New Roman" w:hAnsi="Times New Roman" w:cs="Times New Roman"/>
                <w:color w:val="000000"/>
                <w:sz w:val="24"/>
                <w:szCs w:val="24"/>
                <w:rPrChange w:id="432" w:author="Crossley, Michael" w:date="2023-03-14T09:15:00Z">
                  <w:rPr>
                    <w:ins w:id="433" w:author="Crossley, Michael" w:date="2023-03-14T09:15:00Z"/>
                    <w:rFonts w:ascii="Calibri" w:hAnsi="Calibri" w:cs="Calibri"/>
                    <w:color w:val="000000"/>
                  </w:rPr>
                </w:rPrChange>
              </w:rPr>
            </w:pPr>
            <w:ins w:id="434" w:author="Crossley, Michael" w:date="2023-03-14T09:15:00Z">
              <w:r w:rsidRPr="00012282">
                <w:rPr>
                  <w:rFonts w:ascii="Times New Roman" w:hAnsi="Times New Roman" w:cs="Times New Roman"/>
                  <w:color w:val="000000"/>
                  <w:sz w:val="24"/>
                  <w:szCs w:val="24"/>
                  <w:rPrChange w:id="435" w:author="Crossley, Michael" w:date="2023-03-14T09:15:00Z">
                    <w:rPr>
                      <w:rFonts w:ascii="Calibri" w:hAnsi="Calibri" w:cs="Calibri"/>
                      <w:color w:val="000000"/>
                    </w:rPr>
                  </w:rPrChange>
                </w:rPr>
                <w:t>0.24</w:t>
              </w:r>
            </w:ins>
          </w:p>
        </w:tc>
        <w:tc>
          <w:tcPr>
            <w:tcW w:w="674" w:type="pct"/>
            <w:tcBorders>
              <w:top w:val="nil"/>
              <w:left w:val="nil"/>
              <w:bottom w:val="nil"/>
              <w:right w:val="nil"/>
            </w:tcBorders>
            <w:shd w:val="clear" w:color="auto" w:fill="auto"/>
            <w:noWrap/>
            <w:tcMar>
              <w:top w:w="15" w:type="dxa"/>
              <w:left w:w="15" w:type="dxa"/>
              <w:bottom w:w="0" w:type="dxa"/>
              <w:right w:w="15" w:type="dxa"/>
            </w:tcMar>
            <w:vAlign w:val="bottom"/>
            <w:hideMark/>
          </w:tcPr>
          <w:p w14:paraId="6F426C2B" w14:textId="77777777" w:rsidR="00012282" w:rsidRPr="00012282" w:rsidRDefault="00012282">
            <w:pPr>
              <w:jc w:val="right"/>
              <w:rPr>
                <w:ins w:id="436" w:author="Crossley, Michael" w:date="2023-03-14T09:15:00Z"/>
                <w:rFonts w:ascii="Times New Roman" w:hAnsi="Times New Roman" w:cs="Times New Roman"/>
                <w:color w:val="000000"/>
                <w:sz w:val="24"/>
                <w:szCs w:val="24"/>
                <w:rPrChange w:id="437" w:author="Crossley, Michael" w:date="2023-03-14T09:15:00Z">
                  <w:rPr>
                    <w:ins w:id="438" w:author="Crossley, Michael" w:date="2023-03-14T09:15:00Z"/>
                    <w:rFonts w:ascii="Calibri" w:hAnsi="Calibri" w:cs="Calibri"/>
                    <w:color w:val="000000"/>
                  </w:rPr>
                </w:rPrChange>
              </w:rPr>
            </w:pPr>
            <w:ins w:id="439" w:author="Crossley, Michael" w:date="2023-03-14T09:15:00Z">
              <w:r w:rsidRPr="00012282">
                <w:rPr>
                  <w:rFonts w:ascii="Times New Roman" w:hAnsi="Times New Roman" w:cs="Times New Roman"/>
                  <w:color w:val="000000"/>
                  <w:sz w:val="24"/>
                  <w:szCs w:val="24"/>
                  <w:rPrChange w:id="440" w:author="Crossley, Michael" w:date="2023-03-14T09:15:00Z">
                    <w:rPr>
                      <w:rFonts w:ascii="Calibri" w:hAnsi="Calibri" w:cs="Calibri"/>
                      <w:color w:val="000000"/>
                    </w:rPr>
                  </w:rPrChange>
                </w:rPr>
                <w:t>0.11</w:t>
              </w:r>
            </w:ins>
          </w:p>
        </w:tc>
        <w:tc>
          <w:tcPr>
            <w:tcW w:w="710" w:type="pct"/>
            <w:tcBorders>
              <w:top w:val="nil"/>
              <w:left w:val="nil"/>
              <w:bottom w:val="nil"/>
              <w:right w:val="nil"/>
            </w:tcBorders>
            <w:shd w:val="clear" w:color="auto" w:fill="auto"/>
            <w:noWrap/>
            <w:tcMar>
              <w:top w:w="15" w:type="dxa"/>
              <w:left w:w="15" w:type="dxa"/>
              <w:bottom w:w="0" w:type="dxa"/>
              <w:right w:w="15" w:type="dxa"/>
            </w:tcMar>
            <w:vAlign w:val="bottom"/>
            <w:hideMark/>
          </w:tcPr>
          <w:p w14:paraId="623CA368" w14:textId="77777777" w:rsidR="00012282" w:rsidRPr="00012282" w:rsidRDefault="00012282">
            <w:pPr>
              <w:jc w:val="right"/>
              <w:rPr>
                <w:ins w:id="441" w:author="Crossley, Michael" w:date="2023-03-14T09:15:00Z"/>
                <w:rFonts w:ascii="Times New Roman" w:hAnsi="Times New Roman" w:cs="Times New Roman"/>
                <w:color w:val="000000"/>
                <w:sz w:val="24"/>
                <w:szCs w:val="24"/>
                <w:rPrChange w:id="442" w:author="Crossley, Michael" w:date="2023-03-14T09:15:00Z">
                  <w:rPr>
                    <w:ins w:id="443" w:author="Crossley, Michael" w:date="2023-03-14T09:15:00Z"/>
                    <w:rFonts w:ascii="Calibri" w:hAnsi="Calibri" w:cs="Calibri"/>
                    <w:color w:val="000000"/>
                  </w:rPr>
                </w:rPrChange>
              </w:rPr>
            </w:pPr>
            <w:ins w:id="444" w:author="Crossley, Michael" w:date="2023-03-14T09:15:00Z">
              <w:r w:rsidRPr="00012282">
                <w:rPr>
                  <w:rFonts w:ascii="Times New Roman" w:hAnsi="Times New Roman" w:cs="Times New Roman"/>
                  <w:color w:val="000000"/>
                  <w:sz w:val="24"/>
                  <w:szCs w:val="24"/>
                  <w:rPrChange w:id="445" w:author="Crossley, Michael" w:date="2023-03-14T09:15:00Z">
                    <w:rPr>
                      <w:rFonts w:ascii="Calibri" w:hAnsi="Calibri" w:cs="Calibri"/>
                      <w:color w:val="000000"/>
                    </w:rPr>
                  </w:rPrChange>
                </w:rPr>
                <w:t>2.17</w:t>
              </w:r>
            </w:ins>
          </w:p>
        </w:tc>
        <w:tc>
          <w:tcPr>
            <w:tcW w:w="828" w:type="pct"/>
            <w:tcBorders>
              <w:top w:val="nil"/>
              <w:left w:val="nil"/>
              <w:bottom w:val="nil"/>
              <w:right w:val="nil"/>
            </w:tcBorders>
            <w:shd w:val="clear" w:color="auto" w:fill="auto"/>
            <w:noWrap/>
            <w:tcMar>
              <w:top w:w="15" w:type="dxa"/>
              <w:left w:w="15" w:type="dxa"/>
              <w:bottom w:w="0" w:type="dxa"/>
              <w:right w:w="15" w:type="dxa"/>
            </w:tcMar>
            <w:vAlign w:val="bottom"/>
            <w:hideMark/>
          </w:tcPr>
          <w:p w14:paraId="4B55BB4D" w14:textId="77777777" w:rsidR="00012282" w:rsidRPr="00012282" w:rsidRDefault="00012282">
            <w:pPr>
              <w:jc w:val="right"/>
              <w:rPr>
                <w:ins w:id="446" w:author="Crossley, Michael" w:date="2023-03-14T09:15:00Z"/>
                <w:rFonts w:ascii="Times New Roman" w:hAnsi="Times New Roman" w:cs="Times New Roman"/>
                <w:b/>
                <w:bCs/>
                <w:color w:val="000000"/>
                <w:sz w:val="24"/>
                <w:szCs w:val="24"/>
                <w:rPrChange w:id="447" w:author="Crossley, Michael" w:date="2023-03-14T09:15:00Z">
                  <w:rPr>
                    <w:ins w:id="448" w:author="Crossley, Michael" w:date="2023-03-14T09:15:00Z"/>
                    <w:rFonts w:ascii="Calibri" w:hAnsi="Calibri" w:cs="Calibri"/>
                    <w:b/>
                    <w:bCs/>
                    <w:color w:val="000000"/>
                  </w:rPr>
                </w:rPrChange>
              </w:rPr>
            </w:pPr>
            <w:ins w:id="449" w:author="Crossley, Michael" w:date="2023-03-14T09:15:00Z">
              <w:r w:rsidRPr="00012282">
                <w:rPr>
                  <w:rFonts w:ascii="Times New Roman" w:hAnsi="Times New Roman" w:cs="Times New Roman"/>
                  <w:b/>
                  <w:bCs/>
                  <w:color w:val="000000"/>
                  <w:sz w:val="24"/>
                  <w:szCs w:val="24"/>
                  <w:rPrChange w:id="450" w:author="Crossley, Michael" w:date="2023-03-14T09:15:00Z">
                    <w:rPr>
                      <w:rFonts w:ascii="Calibri" w:hAnsi="Calibri" w:cs="Calibri"/>
                      <w:b/>
                      <w:bCs/>
                      <w:color w:val="000000"/>
                    </w:rPr>
                  </w:rPrChange>
                </w:rPr>
                <w:t>0.030</w:t>
              </w:r>
            </w:ins>
          </w:p>
        </w:tc>
      </w:tr>
      <w:tr w:rsidR="00FC30B4" w:rsidRPr="00FC30B4" w14:paraId="05ED76A0" w14:textId="77777777" w:rsidTr="00FC30B4">
        <w:trPr>
          <w:trHeight w:val="290"/>
          <w:ins w:id="451" w:author="Crossley, Michael" w:date="2023-03-14T09:15:00Z"/>
        </w:trPr>
        <w:tc>
          <w:tcPr>
            <w:tcW w:w="908" w:type="pct"/>
            <w:tcBorders>
              <w:top w:val="nil"/>
              <w:left w:val="nil"/>
              <w:bottom w:val="nil"/>
              <w:right w:val="nil"/>
            </w:tcBorders>
            <w:shd w:val="clear" w:color="auto" w:fill="auto"/>
            <w:noWrap/>
            <w:tcMar>
              <w:top w:w="15" w:type="dxa"/>
              <w:left w:w="15" w:type="dxa"/>
              <w:bottom w:w="0" w:type="dxa"/>
              <w:right w:w="15" w:type="dxa"/>
            </w:tcMar>
            <w:vAlign w:val="bottom"/>
            <w:hideMark/>
          </w:tcPr>
          <w:p w14:paraId="07A2EC8A" w14:textId="77777777" w:rsidR="00012282" w:rsidRPr="00012282" w:rsidRDefault="00012282">
            <w:pPr>
              <w:jc w:val="right"/>
              <w:rPr>
                <w:ins w:id="452" w:author="Crossley, Michael" w:date="2023-03-14T09:15:00Z"/>
                <w:rFonts w:ascii="Times New Roman" w:hAnsi="Times New Roman" w:cs="Times New Roman"/>
                <w:b/>
                <w:bCs/>
                <w:color w:val="000000"/>
                <w:sz w:val="24"/>
                <w:szCs w:val="24"/>
                <w:rPrChange w:id="453" w:author="Crossley, Michael" w:date="2023-03-14T09:15:00Z">
                  <w:rPr>
                    <w:ins w:id="454" w:author="Crossley, Michael" w:date="2023-03-14T09:15:00Z"/>
                    <w:rFonts w:ascii="Calibri" w:hAnsi="Calibri" w:cs="Calibri"/>
                    <w:b/>
                    <w:bCs/>
                    <w:color w:val="000000"/>
                  </w:rPr>
                </w:rPrChange>
              </w:rPr>
            </w:pPr>
          </w:p>
        </w:tc>
        <w:tc>
          <w:tcPr>
            <w:tcW w:w="1051" w:type="pct"/>
            <w:tcBorders>
              <w:top w:val="nil"/>
              <w:left w:val="nil"/>
              <w:bottom w:val="nil"/>
              <w:right w:val="nil"/>
            </w:tcBorders>
            <w:shd w:val="clear" w:color="auto" w:fill="auto"/>
            <w:noWrap/>
            <w:tcMar>
              <w:top w:w="15" w:type="dxa"/>
              <w:left w:w="15" w:type="dxa"/>
              <w:bottom w:w="0" w:type="dxa"/>
              <w:right w:w="15" w:type="dxa"/>
            </w:tcMar>
            <w:vAlign w:val="bottom"/>
            <w:hideMark/>
          </w:tcPr>
          <w:p w14:paraId="10592CAC" w14:textId="77777777" w:rsidR="00012282" w:rsidRPr="00012282" w:rsidRDefault="00012282">
            <w:pPr>
              <w:rPr>
                <w:ins w:id="455" w:author="Crossley, Michael" w:date="2023-03-14T09:15:00Z"/>
                <w:rFonts w:ascii="Times New Roman" w:hAnsi="Times New Roman" w:cs="Times New Roman"/>
                <w:color w:val="000000"/>
                <w:sz w:val="24"/>
                <w:szCs w:val="24"/>
                <w:rPrChange w:id="456" w:author="Crossley, Michael" w:date="2023-03-14T09:15:00Z">
                  <w:rPr>
                    <w:ins w:id="457" w:author="Crossley, Michael" w:date="2023-03-14T09:15:00Z"/>
                    <w:rFonts w:ascii="Calibri" w:hAnsi="Calibri" w:cs="Calibri"/>
                    <w:color w:val="000000"/>
                  </w:rPr>
                </w:rPrChange>
              </w:rPr>
            </w:pPr>
            <w:ins w:id="458" w:author="Crossley, Michael" w:date="2023-03-14T09:15:00Z">
              <w:r w:rsidRPr="00012282">
                <w:rPr>
                  <w:rFonts w:ascii="Times New Roman" w:hAnsi="Times New Roman" w:cs="Times New Roman"/>
                  <w:color w:val="000000"/>
                  <w:sz w:val="24"/>
                  <w:szCs w:val="24"/>
                  <w:rPrChange w:id="459" w:author="Crossley, Michael" w:date="2023-03-14T09:15:00Z">
                    <w:rPr>
                      <w:rFonts w:ascii="Calibri" w:hAnsi="Calibri" w:cs="Calibri"/>
                      <w:color w:val="000000"/>
                    </w:rPr>
                  </w:rPrChange>
                </w:rPr>
                <w:t>Latitude</w:t>
              </w:r>
            </w:ins>
          </w:p>
        </w:tc>
        <w:tc>
          <w:tcPr>
            <w:tcW w:w="829" w:type="pct"/>
            <w:tcBorders>
              <w:top w:val="nil"/>
              <w:left w:val="nil"/>
              <w:bottom w:val="nil"/>
              <w:right w:val="nil"/>
            </w:tcBorders>
            <w:shd w:val="clear" w:color="auto" w:fill="auto"/>
            <w:noWrap/>
            <w:tcMar>
              <w:top w:w="15" w:type="dxa"/>
              <w:left w:w="15" w:type="dxa"/>
              <w:bottom w:w="0" w:type="dxa"/>
              <w:right w:w="15" w:type="dxa"/>
            </w:tcMar>
            <w:vAlign w:val="bottom"/>
            <w:hideMark/>
          </w:tcPr>
          <w:p w14:paraId="48138159" w14:textId="77777777" w:rsidR="00012282" w:rsidRPr="00012282" w:rsidRDefault="00012282">
            <w:pPr>
              <w:jc w:val="right"/>
              <w:rPr>
                <w:ins w:id="460" w:author="Crossley, Michael" w:date="2023-03-14T09:15:00Z"/>
                <w:rFonts w:ascii="Times New Roman" w:hAnsi="Times New Roman" w:cs="Times New Roman"/>
                <w:color w:val="000000"/>
                <w:sz w:val="24"/>
                <w:szCs w:val="24"/>
                <w:rPrChange w:id="461" w:author="Crossley, Michael" w:date="2023-03-14T09:15:00Z">
                  <w:rPr>
                    <w:ins w:id="462" w:author="Crossley, Michael" w:date="2023-03-14T09:15:00Z"/>
                    <w:rFonts w:ascii="Calibri" w:hAnsi="Calibri" w:cs="Calibri"/>
                    <w:color w:val="000000"/>
                  </w:rPr>
                </w:rPrChange>
              </w:rPr>
            </w:pPr>
            <w:ins w:id="463" w:author="Crossley, Michael" w:date="2023-03-14T09:15:00Z">
              <w:r w:rsidRPr="00012282">
                <w:rPr>
                  <w:rFonts w:ascii="Times New Roman" w:hAnsi="Times New Roman" w:cs="Times New Roman"/>
                  <w:color w:val="000000"/>
                  <w:sz w:val="24"/>
                  <w:szCs w:val="24"/>
                  <w:rPrChange w:id="464" w:author="Crossley, Michael" w:date="2023-03-14T09:15:00Z">
                    <w:rPr>
                      <w:rFonts w:ascii="Calibri" w:hAnsi="Calibri" w:cs="Calibri"/>
                      <w:color w:val="000000"/>
                    </w:rPr>
                  </w:rPrChange>
                </w:rPr>
                <w:t>-0.23</w:t>
              </w:r>
            </w:ins>
          </w:p>
        </w:tc>
        <w:tc>
          <w:tcPr>
            <w:tcW w:w="674" w:type="pct"/>
            <w:tcBorders>
              <w:top w:val="nil"/>
              <w:left w:val="nil"/>
              <w:bottom w:val="nil"/>
              <w:right w:val="nil"/>
            </w:tcBorders>
            <w:shd w:val="clear" w:color="auto" w:fill="auto"/>
            <w:noWrap/>
            <w:tcMar>
              <w:top w:w="15" w:type="dxa"/>
              <w:left w:w="15" w:type="dxa"/>
              <w:bottom w:w="0" w:type="dxa"/>
              <w:right w:w="15" w:type="dxa"/>
            </w:tcMar>
            <w:vAlign w:val="bottom"/>
            <w:hideMark/>
          </w:tcPr>
          <w:p w14:paraId="2F561C62" w14:textId="77777777" w:rsidR="00012282" w:rsidRPr="00012282" w:rsidRDefault="00012282">
            <w:pPr>
              <w:jc w:val="right"/>
              <w:rPr>
                <w:ins w:id="465" w:author="Crossley, Michael" w:date="2023-03-14T09:15:00Z"/>
                <w:rFonts w:ascii="Times New Roman" w:hAnsi="Times New Roman" w:cs="Times New Roman"/>
                <w:color w:val="000000"/>
                <w:sz w:val="24"/>
                <w:szCs w:val="24"/>
                <w:rPrChange w:id="466" w:author="Crossley, Michael" w:date="2023-03-14T09:15:00Z">
                  <w:rPr>
                    <w:ins w:id="467" w:author="Crossley, Michael" w:date="2023-03-14T09:15:00Z"/>
                    <w:rFonts w:ascii="Calibri" w:hAnsi="Calibri" w:cs="Calibri"/>
                    <w:color w:val="000000"/>
                  </w:rPr>
                </w:rPrChange>
              </w:rPr>
            </w:pPr>
            <w:ins w:id="468" w:author="Crossley, Michael" w:date="2023-03-14T09:15:00Z">
              <w:r w:rsidRPr="00012282">
                <w:rPr>
                  <w:rFonts w:ascii="Times New Roman" w:hAnsi="Times New Roman" w:cs="Times New Roman"/>
                  <w:color w:val="000000"/>
                  <w:sz w:val="24"/>
                  <w:szCs w:val="24"/>
                  <w:rPrChange w:id="469" w:author="Crossley, Michael" w:date="2023-03-14T09:15:00Z">
                    <w:rPr>
                      <w:rFonts w:ascii="Calibri" w:hAnsi="Calibri" w:cs="Calibri"/>
                      <w:color w:val="000000"/>
                    </w:rPr>
                  </w:rPrChange>
                </w:rPr>
                <w:t>0.06</w:t>
              </w:r>
            </w:ins>
          </w:p>
        </w:tc>
        <w:tc>
          <w:tcPr>
            <w:tcW w:w="710" w:type="pct"/>
            <w:tcBorders>
              <w:top w:val="nil"/>
              <w:left w:val="nil"/>
              <w:bottom w:val="nil"/>
              <w:right w:val="nil"/>
            </w:tcBorders>
            <w:shd w:val="clear" w:color="auto" w:fill="auto"/>
            <w:noWrap/>
            <w:tcMar>
              <w:top w:w="15" w:type="dxa"/>
              <w:left w:w="15" w:type="dxa"/>
              <w:bottom w:w="0" w:type="dxa"/>
              <w:right w:w="15" w:type="dxa"/>
            </w:tcMar>
            <w:vAlign w:val="bottom"/>
            <w:hideMark/>
          </w:tcPr>
          <w:p w14:paraId="158BA868" w14:textId="77777777" w:rsidR="00012282" w:rsidRPr="00012282" w:rsidRDefault="00012282">
            <w:pPr>
              <w:jc w:val="right"/>
              <w:rPr>
                <w:ins w:id="470" w:author="Crossley, Michael" w:date="2023-03-14T09:15:00Z"/>
                <w:rFonts w:ascii="Times New Roman" w:hAnsi="Times New Roman" w:cs="Times New Roman"/>
                <w:color w:val="000000"/>
                <w:sz w:val="24"/>
                <w:szCs w:val="24"/>
                <w:rPrChange w:id="471" w:author="Crossley, Michael" w:date="2023-03-14T09:15:00Z">
                  <w:rPr>
                    <w:ins w:id="472" w:author="Crossley, Michael" w:date="2023-03-14T09:15:00Z"/>
                    <w:rFonts w:ascii="Calibri" w:hAnsi="Calibri" w:cs="Calibri"/>
                    <w:color w:val="000000"/>
                  </w:rPr>
                </w:rPrChange>
              </w:rPr>
            </w:pPr>
            <w:ins w:id="473" w:author="Crossley, Michael" w:date="2023-03-14T09:15:00Z">
              <w:r w:rsidRPr="00012282">
                <w:rPr>
                  <w:rFonts w:ascii="Times New Roman" w:hAnsi="Times New Roman" w:cs="Times New Roman"/>
                  <w:color w:val="000000"/>
                  <w:sz w:val="24"/>
                  <w:szCs w:val="24"/>
                  <w:rPrChange w:id="474" w:author="Crossley, Michael" w:date="2023-03-14T09:15:00Z">
                    <w:rPr>
                      <w:rFonts w:ascii="Calibri" w:hAnsi="Calibri" w:cs="Calibri"/>
                      <w:color w:val="000000"/>
                    </w:rPr>
                  </w:rPrChange>
                </w:rPr>
                <w:t>-3.57</w:t>
              </w:r>
            </w:ins>
          </w:p>
        </w:tc>
        <w:tc>
          <w:tcPr>
            <w:tcW w:w="828" w:type="pct"/>
            <w:tcBorders>
              <w:top w:val="nil"/>
              <w:left w:val="nil"/>
              <w:bottom w:val="nil"/>
              <w:right w:val="nil"/>
            </w:tcBorders>
            <w:shd w:val="clear" w:color="auto" w:fill="auto"/>
            <w:noWrap/>
            <w:tcMar>
              <w:top w:w="15" w:type="dxa"/>
              <w:left w:w="15" w:type="dxa"/>
              <w:bottom w:w="0" w:type="dxa"/>
              <w:right w:w="15" w:type="dxa"/>
            </w:tcMar>
            <w:vAlign w:val="bottom"/>
            <w:hideMark/>
          </w:tcPr>
          <w:p w14:paraId="29C8583A" w14:textId="77777777" w:rsidR="00012282" w:rsidRPr="00012282" w:rsidRDefault="00012282">
            <w:pPr>
              <w:jc w:val="right"/>
              <w:rPr>
                <w:ins w:id="475" w:author="Crossley, Michael" w:date="2023-03-14T09:15:00Z"/>
                <w:rFonts w:ascii="Times New Roman" w:hAnsi="Times New Roman" w:cs="Times New Roman"/>
                <w:b/>
                <w:bCs/>
                <w:color w:val="000000"/>
                <w:sz w:val="24"/>
                <w:szCs w:val="24"/>
                <w:rPrChange w:id="476" w:author="Crossley, Michael" w:date="2023-03-14T09:15:00Z">
                  <w:rPr>
                    <w:ins w:id="477" w:author="Crossley, Michael" w:date="2023-03-14T09:15:00Z"/>
                    <w:rFonts w:ascii="Calibri" w:hAnsi="Calibri" w:cs="Calibri"/>
                    <w:b/>
                    <w:bCs/>
                    <w:color w:val="000000"/>
                  </w:rPr>
                </w:rPrChange>
              </w:rPr>
            </w:pPr>
            <w:ins w:id="478" w:author="Crossley, Michael" w:date="2023-03-14T09:15:00Z">
              <w:r w:rsidRPr="00012282">
                <w:rPr>
                  <w:rFonts w:ascii="Times New Roman" w:hAnsi="Times New Roman" w:cs="Times New Roman"/>
                  <w:b/>
                  <w:bCs/>
                  <w:color w:val="000000"/>
                  <w:sz w:val="24"/>
                  <w:szCs w:val="24"/>
                  <w:rPrChange w:id="479" w:author="Crossley, Michael" w:date="2023-03-14T09:15:00Z">
                    <w:rPr>
                      <w:rFonts w:ascii="Calibri" w:hAnsi="Calibri" w:cs="Calibri"/>
                      <w:b/>
                      <w:bCs/>
                      <w:color w:val="000000"/>
                    </w:rPr>
                  </w:rPrChange>
                </w:rPr>
                <w:t>&lt;0.001</w:t>
              </w:r>
            </w:ins>
          </w:p>
        </w:tc>
      </w:tr>
      <w:tr w:rsidR="00FC30B4" w:rsidRPr="00FC30B4" w14:paraId="45CE1840" w14:textId="77777777" w:rsidTr="00FC30B4">
        <w:trPr>
          <w:trHeight w:val="290"/>
          <w:ins w:id="480" w:author="Crossley, Michael" w:date="2023-03-14T09:15:00Z"/>
        </w:trPr>
        <w:tc>
          <w:tcPr>
            <w:tcW w:w="908" w:type="pct"/>
            <w:tcBorders>
              <w:top w:val="nil"/>
              <w:left w:val="nil"/>
              <w:bottom w:val="nil"/>
              <w:right w:val="nil"/>
            </w:tcBorders>
            <w:shd w:val="clear" w:color="auto" w:fill="auto"/>
            <w:noWrap/>
            <w:tcMar>
              <w:top w:w="15" w:type="dxa"/>
              <w:left w:w="15" w:type="dxa"/>
              <w:bottom w:w="0" w:type="dxa"/>
              <w:right w:w="15" w:type="dxa"/>
            </w:tcMar>
            <w:vAlign w:val="bottom"/>
            <w:hideMark/>
          </w:tcPr>
          <w:p w14:paraId="01EC8B88" w14:textId="77777777" w:rsidR="00012282" w:rsidRPr="00012282" w:rsidRDefault="00012282">
            <w:pPr>
              <w:jc w:val="right"/>
              <w:rPr>
                <w:ins w:id="481" w:author="Crossley, Michael" w:date="2023-03-14T09:15:00Z"/>
                <w:rFonts w:ascii="Times New Roman" w:hAnsi="Times New Roman" w:cs="Times New Roman"/>
                <w:b/>
                <w:bCs/>
                <w:color w:val="000000"/>
                <w:sz w:val="24"/>
                <w:szCs w:val="24"/>
                <w:rPrChange w:id="482" w:author="Crossley, Michael" w:date="2023-03-14T09:15:00Z">
                  <w:rPr>
                    <w:ins w:id="483" w:author="Crossley, Michael" w:date="2023-03-14T09:15:00Z"/>
                    <w:rFonts w:ascii="Calibri" w:hAnsi="Calibri" w:cs="Calibri"/>
                    <w:b/>
                    <w:bCs/>
                    <w:color w:val="000000"/>
                  </w:rPr>
                </w:rPrChange>
              </w:rPr>
            </w:pPr>
          </w:p>
        </w:tc>
        <w:tc>
          <w:tcPr>
            <w:tcW w:w="1051" w:type="pct"/>
            <w:tcBorders>
              <w:top w:val="nil"/>
              <w:left w:val="nil"/>
              <w:bottom w:val="nil"/>
              <w:right w:val="nil"/>
            </w:tcBorders>
            <w:shd w:val="clear" w:color="auto" w:fill="auto"/>
            <w:noWrap/>
            <w:tcMar>
              <w:top w:w="15" w:type="dxa"/>
              <w:left w:w="15" w:type="dxa"/>
              <w:bottom w:w="0" w:type="dxa"/>
              <w:right w:w="15" w:type="dxa"/>
            </w:tcMar>
            <w:vAlign w:val="bottom"/>
            <w:hideMark/>
          </w:tcPr>
          <w:p w14:paraId="6AB184BF" w14:textId="77777777" w:rsidR="00012282" w:rsidRPr="00012282" w:rsidRDefault="00012282">
            <w:pPr>
              <w:rPr>
                <w:ins w:id="484" w:author="Crossley, Michael" w:date="2023-03-14T09:15:00Z"/>
                <w:rFonts w:ascii="Times New Roman" w:hAnsi="Times New Roman" w:cs="Times New Roman"/>
                <w:color w:val="000000"/>
                <w:sz w:val="24"/>
                <w:szCs w:val="24"/>
                <w:rPrChange w:id="485" w:author="Crossley, Michael" w:date="2023-03-14T09:15:00Z">
                  <w:rPr>
                    <w:ins w:id="486" w:author="Crossley, Michael" w:date="2023-03-14T09:15:00Z"/>
                    <w:rFonts w:ascii="Calibri" w:hAnsi="Calibri" w:cs="Calibri"/>
                    <w:color w:val="000000"/>
                  </w:rPr>
                </w:rPrChange>
              </w:rPr>
            </w:pPr>
            <w:ins w:id="487" w:author="Crossley, Michael" w:date="2023-03-14T09:15:00Z">
              <w:r w:rsidRPr="00012282">
                <w:rPr>
                  <w:rFonts w:ascii="Times New Roman" w:hAnsi="Times New Roman" w:cs="Times New Roman"/>
                  <w:color w:val="000000"/>
                  <w:sz w:val="24"/>
                  <w:szCs w:val="24"/>
                  <w:rPrChange w:id="488" w:author="Crossley, Michael" w:date="2023-03-14T09:15:00Z">
                    <w:rPr>
                      <w:rFonts w:ascii="Calibri" w:hAnsi="Calibri" w:cs="Calibri"/>
                      <w:color w:val="000000"/>
                    </w:rPr>
                  </w:rPrChange>
                </w:rPr>
                <w:t>Prop. beans</w:t>
              </w:r>
            </w:ins>
          </w:p>
        </w:tc>
        <w:tc>
          <w:tcPr>
            <w:tcW w:w="829" w:type="pct"/>
            <w:tcBorders>
              <w:top w:val="nil"/>
              <w:left w:val="nil"/>
              <w:bottom w:val="nil"/>
              <w:right w:val="nil"/>
            </w:tcBorders>
            <w:shd w:val="clear" w:color="auto" w:fill="auto"/>
            <w:noWrap/>
            <w:tcMar>
              <w:top w:w="15" w:type="dxa"/>
              <w:left w:w="15" w:type="dxa"/>
              <w:bottom w:w="0" w:type="dxa"/>
              <w:right w:w="15" w:type="dxa"/>
            </w:tcMar>
            <w:vAlign w:val="bottom"/>
            <w:hideMark/>
          </w:tcPr>
          <w:p w14:paraId="373E70E7" w14:textId="77777777" w:rsidR="00012282" w:rsidRPr="00012282" w:rsidRDefault="00012282">
            <w:pPr>
              <w:jc w:val="right"/>
              <w:rPr>
                <w:ins w:id="489" w:author="Crossley, Michael" w:date="2023-03-14T09:15:00Z"/>
                <w:rFonts w:ascii="Times New Roman" w:hAnsi="Times New Roman" w:cs="Times New Roman"/>
                <w:color w:val="000000"/>
                <w:sz w:val="24"/>
                <w:szCs w:val="24"/>
                <w:rPrChange w:id="490" w:author="Crossley, Michael" w:date="2023-03-14T09:15:00Z">
                  <w:rPr>
                    <w:ins w:id="491" w:author="Crossley, Michael" w:date="2023-03-14T09:15:00Z"/>
                    <w:rFonts w:ascii="Calibri" w:hAnsi="Calibri" w:cs="Calibri"/>
                    <w:color w:val="000000"/>
                  </w:rPr>
                </w:rPrChange>
              </w:rPr>
            </w:pPr>
            <w:ins w:id="492" w:author="Crossley, Michael" w:date="2023-03-14T09:15:00Z">
              <w:r w:rsidRPr="00012282">
                <w:rPr>
                  <w:rFonts w:ascii="Times New Roman" w:hAnsi="Times New Roman" w:cs="Times New Roman"/>
                  <w:color w:val="000000"/>
                  <w:sz w:val="24"/>
                  <w:szCs w:val="24"/>
                  <w:rPrChange w:id="493" w:author="Crossley, Michael" w:date="2023-03-14T09:15:00Z">
                    <w:rPr>
                      <w:rFonts w:ascii="Calibri" w:hAnsi="Calibri" w:cs="Calibri"/>
                      <w:color w:val="000000"/>
                    </w:rPr>
                  </w:rPrChange>
                </w:rPr>
                <w:t>2.63</w:t>
              </w:r>
            </w:ins>
          </w:p>
        </w:tc>
        <w:tc>
          <w:tcPr>
            <w:tcW w:w="674" w:type="pct"/>
            <w:tcBorders>
              <w:top w:val="nil"/>
              <w:left w:val="nil"/>
              <w:bottom w:val="nil"/>
              <w:right w:val="nil"/>
            </w:tcBorders>
            <w:shd w:val="clear" w:color="auto" w:fill="auto"/>
            <w:noWrap/>
            <w:tcMar>
              <w:top w:w="15" w:type="dxa"/>
              <w:left w:w="15" w:type="dxa"/>
              <w:bottom w:w="0" w:type="dxa"/>
              <w:right w:w="15" w:type="dxa"/>
            </w:tcMar>
            <w:vAlign w:val="bottom"/>
            <w:hideMark/>
          </w:tcPr>
          <w:p w14:paraId="717E0C68" w14:textId="77777777" w:rsidR="00012282" w:rsidRPr="00012282" w:rsidRDefault="00012282">
            <w:pPr>
              <w:jc w:val="right"/>
              <w:rPr>
                <w:ins w:id="494" w:author="Crossley, Michael" w:date="2023-03-14T09:15:00Z"/>
                <w:rFonts w:ascii="Times New Roman" w:hAnsi="Times New Roman" w:cs="Times New Roman"/>
                <w:color w:val="000000"/>
                <w:sz w:val="24"/>
                <w:szCs w:val="24"/>
                <w:rPrChange w:id="495" w:author="Crossley, Michael" w:date="2023-03-14T09:15:00Z">
                  <w:rPr>
                    <w:ins w:id="496" w:author="Crossley, Michael" w:date="2023-03-14T09:15:00Z"/>
                    <w:rFonts w:ascii="Calibri" w:hAnsi="Calibri" w:cs="Calibri"/>
                    <w:color w:val="000000"/>
                  </w:rPr>
                </w:rPrChange>
              </w:rPr>
            </w:pPr>
            <w:ins w:id="497" w:author="Crossley, Michael" w:date="2023-03-14T09:15:00Z">
              <w:r w:rsidRPr="00012282">
                <w:rPr>
                  <w:rFonts w:ascii="Times New Roman" w:hAnsi="Times New Roman" w:cs="Times New Roman"/>
                  <w:color w:val="000000"/>
                  <w:sz w:val="24"/>
                  <w:szCs w:val="24"/>
                  <w:rPrChange w:id="498" w:author="Crossley, Michael" w:date="2023-03-14T09:15:00Z">
                    <w:rPr>
                      <w:rFonts w:ascii="Calibri" w:hAnsi="Calibri" w:cs="Calibri"/>
                      <w:color w:val="000000"/>
                    </w:rPr>
                  </w:rPrChange>
                </w:rPr>
                <w:t>0.84</w:t>
              </w:r>
            </w:ins>
          </w:p>
        </w:tc>
        <w:tc>
          <w:tcPr>
            <w:tcW w:w="710" w:type="pct"/>
            <w:tcBorders>
              <w:top w:val="nil"/>
              <w:left w:val="nil"/>
              <w:bottom w:val="nil"/>
              <w:right w:val="nil"/>
            </w:tcBorders>
            <w:shd w:val="clear" w:color="auto" w:fill="auto"/>
            <w:noWrap/>
            <w:tcMar>
              <w:top w:w="15" w:type="dxa"/>
              <w:left w:w="15" w:type="dxa"/>
              <w:bottom w:w="0" w:type="dxa"/>
              <w:right w:w="15" w:type="dxa"/>
            </w:tcMar>
            <w:vAlign w:val="bottom"/>
            <w:hideMark/>
          </w:tcPr>
          <w:p w14:paraId="0BAEDE5B" w14:textId="77777777" w:rsidR="00012282" w:rsidRPr="00012282" w:rsidRDefault="00012282">
            <w:pPr>
              <w:jc w:val="right"/>
              <w:rPr>
                <w:ins w:id="499" w:author="Crossley, Michael" w:date="2023-03-14T09:15:00Z"/>
                <w:rFonts w:ascii="Times New Roman" w:hAnsi="Times New Roman" w:cs="Times New Roman"/>
                <w:color w:val="000000"/>
                <w:sz w:val="24"/>
                <w:szCs w:val="24"/>
                <w:rPrChange w:id="500" w:author="Crossley, Michael" w:date="2023-03-14T09:15:00Z">
                  <w:rPr>
                    <w:ins w:id="501" w:author="Crossley, Michael" w:date="2023-03-14T09:15:00Z"/>
                    <w:rFonts w:ascii="Calibri" w:hAnsi="Calibri" w:cs="Calibri"/>
                    <w:color w:val="000000"/>
                  </w:rPr>
                </w:rPrChange>
              </w:rPr>
            </w:pPr>
            <w:ins w:id="502" w:author="Crossley, Michael" w:date="2023-03-14T09:15:00Z">
              <w:r w:rsidRPr="00012282">
                <w:rPr>
                  <w:rFonts w:ascii="Times New Roman" w:hAnsi="Times New Roman" w:cs="Times New Roman"/>
                  <w:color w:val="000000"/>
                  <w:sz w:val="24"/>
                  <w:szCs w:val="24"/>
                  <w:rPrChange w:id="503" w:author="Crossley, Michael" w:date="2023-03-14T09:15:00Z">
                    <w:rPr>
                      <w:rFonts w:ascii="Calibri" w:hAnsi="Calibri" w:cs="Calibri"/>
                      <w:color w:val="000000"/>
                    </w:rPr>
                  </w:rPrChange>
                </w:rPr>
                <w:t>3.15</w:t>
              </w:r>
            </w:ins>
          </w:p>
        </w:tc>
        <w:tc>
          <w:tcPr>
            <w:tcW w:w="828" w:type="pct"/>
            <w:tcBorders>
              <w:top w:val="nil"/>
              <w:left w:val="nil"/>
              <w:bottom w:val="nil"/>
              <w:right w:val="nil"/>
            </w:tcBorders>
            <w:shd w:val="clear" w:color="auto" w:fill="auto"/>
            <w:noWrap/>
            <w:tcMar>
              <w:top w:w="15" w:type="dxa"/>
              <w:left w:w="15" w:type="dxa"/>
              <w:bottom w:w="0" w:type="dxa"/>
              <w:right w:w="15" w:type="dxa"/>
            </w:tcMar>
            <w:vAlign w:val="bottom"/>
            <w:hideMark/>
          </w:tcPr>
          <w:p w14:paraId="4E95042D" w14:textId="77777777" w:rsidR="00012282" w:rsidRPr="00012282" w:rsidRDefault="00012282">
            <w:pPr>
              <w:jc w:val="right"/>
              <w:rPr>
                <w:ins w:id="504" w:author="Crossley, Michael" w:date="2023-03-14T09:15:00Z"/>
                <w:rFonts w:ascii="Times New Roman" w:hAnsi="Times New Roman" w:cs="Times New Roman"/>
                <w:b/>
                <w:bCs/>
                <w:color w:val="000000"/>
                <w:sz w:val="24"/>
                <w:szCs w:val="24"/>
                <w:rPrChange w:id="505" w:author="Crossley, Michael" w:date="2023-03-14T09:15:00Z">
                  <w:rPr>
                    <w:ins w:id="506" w:author="Crossley, Michael" w:date="2023-03-14T09:15:00Z"/>
                    <w:rFonts w:ascii="Calibri" w:hAnsi="Calibri" w:cs="Calibri"/>
                    <w:b/>
                    <w:bCs/>
                    <w:color w:val="000000"/>
                  </w:rPr>
                </w:rPrChange>
              </w:rPr>
            </w:pPr>
            <w:ins w:id="507" w:author="Crossley, Michael" w:date="2023-03-14T09:15:00Z">
              <w:r w:rsidRPr="00012282">
                <w:rPr>
                  <w:rFonts w:ascii="Times New Roman" w:hAnsi="Times New Roman" w:cs="Times New Roman"/>
                  <w:b/>
                  <w:bCs/>
                  <w:color w:val="000000"/>
                  <w:sz w:val="24"/>
                  <w:szCs w:val="24"/>
                  <w:rPrChange w:id="508" w:author="Crossley, Michael" w:date="2023-03-14T09:15:00Z">
                    <w:rPr>
                      <w:rFonts w:ascii="Calibri" w:hAnsi="Calibri" w:cs="Calibri"/>
                      <w:b/>
                      <w:bCs/>
                      <w:color w:val="000000"/>
                    </w:rPr>
                  </w:rPrChange>
                </w:rPr>
                <w:t>0.002</w:t>
              </w:r>
            </w:ins>
          </w:p>
        </w:tc>
      </w:tr>
      <w:tr w:rsidR="00FC30B4" w:rsidRPr="00FC30B4" w14:paraId="63D611CC" w14:textId="77777777" w:rsidTr="00FC30B4">
        <w:trPr>
          <w:trHeight w:val="290"/>
          <w:ins w:id="509" w:author="Crossley, Michael" w:date="2023-03-14T09:15:00Z"/>
        </w:trPr>
        <w:tc>
          <w:tcPr>
            <w:tcW w:w="1958" w:type="pct"/>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0E852A4B" w14:textId="77777777" w:rsidR="00012282" w:rsidRPr="00012282" w:rsidRDefault="00012282">
            <w:pPr>
              <w:rPr>
                <w:ins w:id="510" w:author="Crossley, Michael" w:date="2023-03-14T09:15:00Z"/>
                <w:rFonts w:ascii="Times New Roman" w:hAnsi="Times New Roman" w:cs="Times New Roman"/>
                <w:color w:val="000000"/>
                <w:sz w:val="24"/>
                <w:szCs w:val="24"/>
                <w:rPrChange w:id="511" w:author="Crossley, Michael" w:date="2023-03-14T09:15:00Z">
                  <w:rPr>
                    <w:ins w:id="512" w:author="Crossley, Michael" w:date="2023-03-14T09:15:00Z"/>
                    <w:rFonts w:ascii="Calibri" w:hAnsi="Calibri" w:cs="Calibri"/>
                    <w:color w:val="000000"/>
                  </w:rPr>
                </w:rPrChange>
              </w:rPr>
            </w:pPr>
            <w:ins w:id="513" w:author="Crossley, Michael" w:date="2023-03-14T09:15:00Z">
              <w:r w:rsidRPr="00012282">
                <w:rPr>
                  <w:rFonts w:ascii="Times New Roman" w:hAnsi="Times New Roman" w:cs="Times New Roman"/>
                  <w:color w:val="000000"/>
                  <w:sz w:val="24"/>
                  <w:szCs w:val="24"/>
                  <w:rPrChange w:id="514" w:author="Crossley, Michael" w:date="2023-03-14T09:15:00Z">
                    <w:rPr>
                      <w:rFonts w:ascii="Calibri" w:hAnsi="Calibri" w:cs="Calibri"/>
                      <w:color w:val="000000"/>
                    </w:rPr>
                  </w:rPrChange>
                </w:rPr>
                <w:t>First detection</w:t>
              </w:r>
            </w:ins>
          </w:p>
        </w:tc>
        <w:tc>
          <w:tcPr>
            <w:tcW w:w="829" w:type="pct"/>
            <w:tcBorders>
              <w:top w:val="nil"/>
              <w:left w:val="nil"/>
              <w:bottom w:val="nil"/>
              <w:right w:val="nil"/>
            </w:tcBorders>
            <w:shd w:val="clear" w:color="auto" w:fill="auto"/>
            <w:noWrap/>
            <w:tcMar>
              <w:top w:w="15" w:type="dxa"/>
              <w:left w:w="15" w:type="dxa"/>
              <w:bottom w:w="0" w:type="dxa"/>
              <w:right w:w="15" w:type="dxa"/>
            </w:tcMar>
            <w:vAlign w:val="bottom"/>
            <w:hideMark/>
          </w:tcPr>
          <w:p w14:paraId="25B426F6" w14:textId="77777777" w:rsidR="00012282" w:rsidRPr="00012282" w:rsidRDefault="00012282">
            <w:pPr>
              <w:rPr>
                <w:ins w:id="515" w:author="Crossley, Michael" w:date="2023-03-14T09:15:00Z"/>
                <w:rFonts w:ascii="Times New Roman" w:hAnsi="Times New Roman" w:cs="Times New Roman"/>
                <w:color w:val="000000"/>
                <w:sz w:val="24"/>
                <w:szCs w:val="24"/>
                <w:rPrChange w:id="516" w:author="Crossley, Michael" w:date="2023-03-14T09:15:00Z">
                  <w:rPr>
                    <w:ins w:id="517" w:author="Crossley, Michael" w:date="2023-03-14T09:15:00Z"/>
                    <w:rFonts w:ascii="Calibri" w:hAnsi="Calibri" w:cs="Calibri"/>
                    <w:color w:val="000000"/>
                  </w:rPr>
                </w:rPrChange>
              </w:rPr>
            </w:pPr>
          </w:p>
        </w:tc>
        <w:tc>
          <w:tcPr>
            <w:tcW w:w="674" w:type="pct"/>
            <w:tcBorders>
              <w:top w:val="nil"/>
              <w:left w:val="nil"/>
              <w:bottom w:val="nil"/>
              <w:right w:val="nil"/>
            </w:tcBorders>
            <w:shd w:val="clear" w:color="auto" w:fill="auto"/>
            <w:noWrap/>
            <w:tcMar>
              <w:top w:w="15" w:type="dxa"/>
              <w:left w:w="15" w:type="dxa"/>
              <w:bottom w:w="0" w:type="dxa"/>
              <w:right w:w="15" w:type="dxa"/>
            </w:tcMar>
            <w:vAlign w:val="bottom"/>
            <w:hideMark/>
          </w:tcPr>
          <w:p w14:paraId="0B476930" w14:textId="77777777" w:rsidR="00012282" w:rsidRPr="00012282" w:rsidRDefault="00012282">
            <w:pPr>
              <w:jc w:val="right"/>
              <w:rPr>
                <w:ins w:id="518" w:author="Crossley, Michael" w:date="2023-03-14T09:15:00Z"/>
                <w:rFonts w:ascii="Times New Roman" w:hAnsi="Times New Roman" w:cs="Times New Roman"/>
                <w:sz w:val="24"/>
                <w:szCs w:val="24"/>
                <w:rPrChange w:id="519" w:author="Crossley, Michael" w:date="2023-03-14T09:15:00Z">
                  <w:rPr>
                    <w:ins w:id="520" w:author="Crossley, Michael" w:date="2023-03-14T09:15:00Z"/>
                    <w:sz w:val="20"/>
                    <w:szCs w:val="20"/>
                  </w:rPr>
                </w:rPrChange>
              </w:rPr>
            </w:pPr>
          </w:p>
        </w:tc>
        <w:tc>
          <w:tcPr>
            <w:tcW w:w="710" w:type="pct"/>
            <w:tcBorders>
              <w:top w:val="nil"/>
              <w:left w:val="nil"/>
              <w:bottom w:val="nil"/>
              <w:right w:val="nil"/>
            </w:tcBorders>
            <w:shd w:val="clear" w:color="auto" w:fill="auto"/>
            <w:noWrap/>
            <w:tcMar>
              <w:top w:w="15" w:type="dxa"/>
              <w:left w:w="15" w:type="dxa"/>
              <w:bottom w:w="0" w:type="dxa"/>
              <w:right w:w="15" w:type="dxa"/>
            </w:tcMar>
            <w:vAlign w:val="bottom"/>
            <w:hideMark/>
          </w:tcPr>
          <w:p w14:paraId="4D9B044B" w14:textId="77777777" w:rsidR="00012282" w:rsidRPr="00012282" w:rsidRDefault="00012282">
            <w:pPr>
              <w:jc w:val="right"/>
              <w:rPr>
                <w:ins w:id="521" w:author="Crossley, Michael" w:date="2023-03-14T09:15:00Z"/>
                <w:rFonts w:ascii="Times New Roman" w:hAnsi="Times New Roman" w:cs="Times New Roman"/>
                <w:sz w:val="24"/>
                <w:szCs w:val="24"/>
                <w:rPrChange w:id="522" w:author="Crossley, Michael" w:date="2023-03-14T09:15:00Z">
                  <w:rPr>
                    <w:ins w:id="523" w:author="Crossley, Michael" w:date="2023-03-14T09:15:00Z"/>
                    <w:sz w:val="20"/>
                    <w:szCs w:val="20"/>
                  </w:rPr>
                </w:rPrChange>
              </w:rPr>
            </w:pPr>
          </w:p>
        </w:tc>
        <w:tc>
          <w:tcPr>
            <w:tcW w:w="828" w:type="pct"/>
            <w:tcBorders>
              <w:top w:val="nil"/>
              <w:left w:val="nil"/>
              <w:bottom w:val="nil"/>
              <w:right w:val="nil"/>
            </w:tcBorders>
            <w:shd w:val="clear" w:color="auto" w:fill="auto"/>
            <w:noWrap/>
            <w:tcMar>
              <w:top w:w="15" w:type="dxa"/>
              <w:left w:w="15" w:type="dxa"/>
              <w:bottom w:w="0" w:type="dxa"/>
              <w:right w:w="15" w:type="dxa"/>
            </w:tcMar>
            <w:vAlign w:val="bottom"/>
            <w:hideMark/>
          </w:tcPr>
          <w:p w14:paraId="4F009161" w14:textId="77777777" w:rsidR="00012282" w:rsidRPr="00012282" w:rsidRDefault="00012282">
            <w:pPr>
              <w:jc w:val="right"/>
              <w:rPr>
                <w:ins w:id="524" w:author="Crossley, Michael" w:date="2023-03-14T09:15:00Z"/>
                <w:rFonts w:ascii="Times New Roman" w:hAnsi="Times New Roman" w:cs="Times New Roman"/>
                <w:sz w:val="24"/>
                <w:szCs w:val="24"/>
                <w:rPrChange w:id="525" w:author="Crossley, Michael" w:date="2023-03-14T09:15:00Z">
                  <w:rPr>
                    <w:ins w:id="526" w:author="Crossley, Michael" w:date="2023-03-14T09:15:00Z"/>
                    <w:sz w:val="20"/>
                    <w:szCs w:val="20"/>
                  </w:rPr>
                </w:rPrChange>
              </w:rPr>
            </w:pPr>
          </w:p>
        </w:tc>
      </w:tr>
      <w:tr w:rsidR="00FC30B4" w:rsidRPr="00FC30B4" w14:paraId="1950AC94" w14:textId="77777777" w:rsidTr="00FC30B4">
        <w:trPr>
          <w:trHeight w:val="290"/>
          <w:ins w:id="527" w:author="Crossley, Michael" w:date="2023-03-14T09:15:00Z"/>
        </w:trPr>
        <w:tc>
          <w:tcPr>
            <w:tcW w:w="908" w:type="pct"/>
            <w:tcBorders>
              <w:top w:val="nil"/>
              <w:left w:val="nil"/>
              <w:bottom w:val="nil"/>
              <w:right w:val="nil"/>
            </w:tcBorders>
            <w:shd w:val="clear" w:color="auto" w:fill="auto"/>
            <w:noWrap/>
            <w:tcMar>
              <w:top w:w="15" w:type="dxa"/>
              <w:left w:w="15" w:type="dxa"/>
              <w:bottom w:w="0" w:type="dxa"/>
              <w:right w:w="15" w:type="dxa"/>
            </w:tcMar>
            <w:vAlign w:val="bottom"/>
            <w:hideMark/>
          </w:tcPr>
          <w:p w14:paraId="2675BDF7" w14:textId="77777777" w:rsidR="00012282" w:rsidRPr="00012282" w:rsidRDefault="00012282">
            <w:pPr>
              <w:jc w:val="right"/>
              <w:rPr>
                <w:ins w:id="528" w:author="Crossley, Michael" w:date="2023-03-14T09:15:00Z"/>
                <w:rFonts w:ascii="Times New Roman" w:hAnsi="Times New Roman" w:cs="Times New Roman"/>
                <w:sz w:val="24"/>
                <w:szCs w:val="24"/>
                <w:rPrChange w:id="529" w:author="Crossley, Michael" w:date="2023-03-14T09:15:00Z">
                  <w:rPr>
                    <w:ins w:id="530" w:author="Crossley, Michael" w:date="2023-03-14T09:15:00Z"/>
                    <w:sz w:val="20"/>
                    <w:szCs w:val="20"/>
                  </w:rPr>
                </w:rPrChange>
              </w:rPr>
            </w:pPr>
          </w:p>
        </w:tc>
        <w:tc>
          <w:tcPr>
            <w:tcW w:w="1051" w:type="pct"/>
            <w:tcBorders>
              <w:top w:val="nil"/>
              <w:left w:val="nil"/>
              <w:bottom w:val="nil"/>
              <w:right w:val="nil"/>
            </w:tcBorders>
            <w:shd w:val="clear" w:color="auto" w:fill="auto"/>
            <w:noWrap/>
            <w:tcMar>
              <w:top w:w="15" w:type="dxa"/>
              <w:left w:w="15" w:type="dxa"/>
              <w:bottom w:w="0" w:type="dxa"/>
              <w:right w:w="15" w:type="dxa"/>
            </w:tcMar>
            <w:vAlign w:val="bottom"/>
            <w:hideMark/>
          </w:tcPr>
          <w:p w14:paraId="0E057411" w14:textId="77777777" w:rsidR="00012282" w:rsidRPr="00012282" w:rsidRDefault="00012282">
            <w:pPr>
              <w:rPr>
                <w:ins w:id="531" w:author="Crossley, Michael" w:date="2023-03-14T09:15:00Z"/>
                <w:rFonts w:ascii="Times New Roman" w:hAnsi="Times New Roman" w:cs="Times New Roman"/>
                <w:color w:val="000000"/>
                <w:sz w:val="24"/>
                <w:szCs w:val="24"/>
                <w:rPrChange w:id="532" w:author="Crossley, Michael" w:date="2023-03-14T09:15:00Z">
                  <w:rPr>
                    <w:ins w:id="533" w:author="Crossley, Michael" w:date="2023-03-14T09:15:00Z"/>
                    <w:rFonts w:ascii="Calibri" w:hAnsi="Calibri" w:cs="Calibri"/>
                    <w:color w:val="000000"/>
                  </w:rPr>
                </w:rPrChange>
              </w:rPr>
            </w:pPr>
            <w:ins w:id="534" w:author="Crossley, Michael" w:date="2023-03-14T09:15:00Z">
              <w:r w:rsidRPr="00012282">
                <w:rPr>
                  <w:rFonts w:ascii="Times New Roman" w:hAnsi="Times New Roman" w:cs="Times New Roman"/>
                  <w:color w:val="000000"/>
                  <w:sz w:val="24"/>
                  <w:szCs w:val="24"/>
                  <w:rPrChange w:id="535" w:author="Crossley, Michael" w:date="2023-03-14T09:15:00Z">
                    <w:rPr>
                      <w:rFonts w:ascii="Calibri" w:hAnsi="Calibri" w:cs="Calibri"/>
                      <w:color w:val="000000"/>
                    </w:rPr>
                  </w:rPrChange>
                </w:rPr>
                <w:t>Latitude</w:t>
              </w:r>
            </w:ins>
          </w:p>
        </w:tc>
        <w:tc>
          <w:tcPr>
            <w:tcW w:w="829" w:type="pct"/>
            <w:tcBorders>
              <w:top w:val="nil"/>
              <w:left w:val="nil"/>
              <w:bottom w:val="nil"/>
              <w:right w:val="nil"/>
            </w:tcBorders>
            <w:shd w:val="clear" w:color="auto" w:fill="auto"/>
            <w:noWrap/>
            <w:tcMar>
              <w:top w:w="15" w:type="dxa"/>
              <w:left w:w="15" w:type="dxa"/>
              <w:bottom w:w="0" w:type="dxa"/>
              <w:right w:w="15" w:type="dxa"/>
            </w:tcMar>
            <w:vAlign w:val="bottom"/>
            <w:hideMark/>
          </w:tcPr>
          <w:p w14:paraId="024260A9" w14:textId="77777777" w:rsidR="00012282" w:rsidRPr="00012282" w:rsidRDefault="00012282">
            <w:pPr>
              <w:jc w:val="right"/>
              <w:rPr>
                <w:ins w:id="536" w:author="Crossley, Michael" w:date="2023-03-14T09:15:00Z"/>
                <w:rFonts w:ascii="Times New Roman" w:hAnsi="Times New Roman" w:cs="Times New Roman"/>
                <w:color w:val="000000"/>
                <w:sz w:val="24"/>
                <w:szCs w:val="24"/>
                <w:rPrChange w:id="537" w:author="Crossley, Michael" w:date="2023-03-14T09:15:00Z">
                  <w:rPr>
                    <w:ins w:id="538" w:author="Crossley, Michael" w:date="2023-03-14T09:15:00Z"/>
                    <w:rFonts w:ascii="Calibri" w:hAnsi="Calibri" w:cs="Calibri"/>
                    <w:color w:val="000000"/>
                  </w:rPr>
                </w:rPrChange>
              </w:rPr>
            </w:pPr>
            <w:ins w:id="539" w:author="Crossley, Michael" w:date="2023-03-14T09:15:00Z">
              <w:r w:rsidRPr="00012282">
                <w:rPr>
                  <w:rFonts w:ascii="Times New Roman" w:hAnsi="Times New Roman" w:cs="Times New Roman"/>
                  <w:color w:val="000000"/>
                  <w:sz w:val="24"/>
                  <w:szCs w:val="24"/>
                  <w:rPrChange w:id="540" w:author="Crossley, Michael" w:date="2023-03-14T09:15:00Z">
                    <w:rPr>
                      <w:rFonts w:ascii="Calibri" w:hAnsi="Calibri" w:cs="Calibri"/>
                      <w:color w:val="000000"/>
                    </w:rPr>
                  </w:rPrChange>
                </w:rPr>
                <w:t>3.46</w:t>
              </w:r>
            </w:ins>
          </w:p>
        </w:tc>
        <w:tc>
          <w:tcPr>
            <w:tcW w:w="674" w:type="pct"/>
            <w:tcBorders>
              <w:top w:val="nil"/>
              <w:left w:val="nil"/>
              <w:bottom w:val="nil"/>
              <w:right w:val="nil"/>
            </w:tcBorders>
            <w:shd w:val="clear" w:color="auto" w:fill="auto"/>
            <w:noWrap/>
            <w:tcMar>
              <w:top w:w="15" w:type="dxa"/>
              <w:left w:w="15" w:type="dxa"/>
              <w:bottom w:w="0" w:type="dxa"/>
              <w:right w:w="15" w:type="dxa"/>
            </w:tcMar>
            <w:vAlign w:val="bottom"/>
            <w:hideMark/>
          </w:tcPr>
          <w:p w14:paraId="4782D483" w14:textId="77777777" w:rsidR="00012282" w:rsidRPr="00012282" w:rsidRDefault="00012282">
            <w:pPr>
              <w:jc w:val="right"/>
              <w:rPr>
                <w:ins w:id="541" w:author="Crossley, Michael" w:date="2023-03-14T09:15:00Z"/>
                <w:rFonts w:ascii="Times New Roman" w:hAnsi="Times New Roman" w:cs="Times New Roman"/>
                <w:color w:val="000000"/>
                <w:sz w:val="24"/>
                <w:szCs w:val="24"/>
                <w:rPrChange w:id="542" w:author="Crossley, Michael" w:date="2023-03-14T09:15:00Z">
                  <w:rPr>
                    <w:ins w:id="543" w:author="Crossley, Michael" w:date="2023-03-14T09:15:00Z"/>
                    <w:rFonts w:ascii="Calibri" w:hAnsi="Calibri" w:cs="Calibri"/>
                    <w:color w:val="000000"/>
                  </w:rPr>
                </w:rPrChange>
              </w:rPr>
            </w:pPr>
            <w:ins w:id="544" w:author="Crossley, Michael" w:date="2023-03-14T09:15:00Z">
              <w:r w:rsidRPr="00012282">
                <w:rPr>
                  <w:rFonts w:ascii="Times New Roman" w:hAnsi="Times New Roman" w:cs="Times New Roman"/>
                  <w:color w:val="000000"/>
                  <w:sz w:val="24"/>
                  <w:szCs w:val="24"/>
                  <w:rPrChange w:id="545" w:author="Crossley, Michael" w:date="2023-03-14T09:15:00Z">
                    <w:rPr>
                      <w:rFonts w:ascii="Calibri" w:hAnsi="Calibri" w:cs="Calibri"/>
                      <w:color w:val="000000"/>
                    </w:rPr>
                  </w:rPrChange>
                </w:rPr>
                <w:t>0.98</w:t>
              </w:r>
            </w:ins>
          </w:p>
        </w:tc>
        <w:tc>
          <w:tcPr>
            <w:tcW w:w="710" w:type="pct"/>
            <w:tcBorders>
              <w:top w:val="nil"/>
              <w:left w:val="nil"/>
              <w:bottom w:val="nil"/>
              <w:right w:val="nil"/>
            </w:tcBorders>
            <w:shd w:val="clear" w:color="auto" w:fill="auto"/>
            <w:noWrap/>
            <w:tcMar>
              <w:top w:w="15" w:type="dxa"/>
              <w:left w:w="15" w:type="dxa"/>
              <w:bottom w:w="0" w:type="dxa"/>
              <w:right w:w="15" w:type="dxa"/>
            </w:tcMar>
            <w:vAlign w:val="bottom"/>
            <w:hideMark/>
          </w:tcPr>
          <w:p w14:paraId="011F8A60" w14:textId="77777777" w:rsidR="00012282" w:rsidRPr="00012282" w:rsidRDefault="00012282">
            <w:pPr>
              <w:jc w:val="right"/>
              <w:rPr>
                <w:ins w:id="546" w:author="Crossley, Michael" w:date="2023-03-14T09:15:00Z"/>
                <w:rFonts w:ascii="Times New Roman" w:hAnsi="Times New Roman" w:cs="Times New Roman"/>
                <w:color w:val="000000"/>
                <w:sz w:val="24"/>
                <w:szCs w:val="24"/>
                <w:rPrChange w:id="547" w:author="Crossley, Michael" w:date="2023-03-14T09:15:00Z">
                  <w:rPr>
                    <w:ins w:id="548" w:author="Crossley, Michael" w:date="2023-03-14T09:15:00Z"/>
                    <w:rFonts w:ascii="Calibri" w:hAnsi="Calibri" w:cs="Calibri"/>
                    <w:color w:val="000000"/>
                  </w:rPr>
                </w:rPrChange>
              </w:rPr>
            </w:pPr>
            <w:ins w:id="549" w:author="Crossley, Michael" w:date="2023-03-14T09:15:00Z">
              <w:r w:rsidRPr="00012282">
                <w:rPr>
                  <w:rFonts w:ascii="Times New Roman" w:hAnsi="Times New Roman" w:cs="Times New Roman"/>
                  <w:color w:val="000000"/>
                  <w:sz w:val="24"/>
                  <w:szCs w:val="24"/>
                  <w:rPrChange w:id="550" w:author="Crossley, Michael" w:date="2023-03-14T09:15:00Z">
                    <w:rPr>
                      <w:rFonts w:ascii="Calibri" w:hAnsi="Calibri" w:cs="Calibri"/>
                      <w:color w:val="000000"/>
                    </w:rPr>
                  </w:rPrChange>
                </w:rPr>
                <w:t>3.54</w:t>
              </w:r>
            </w:ins>
          </w:p>
        </w:tc>
        <w:tc>
          <w:tcPr>
            <w:tcW w:w="828" w:type="pct"/>
            <w:tcBorders>
              <w:top w:val="nil"/>
              <w:left w:val="nil"/>
              <w:bottom w:val="nil"/>
              <w:right w:val="nil"/>
            </w:tcBorders>
            <w:shd w:val="clear" w:color="auto" w:fill="auto"/>
            <w:noWrap/>
            <w:tcMar>
              <w:top w:w="15" w:type="dxa"/>
              <w:left w:w="15" w:type="dxa"/>
              <w:bottom w:w="0" w:type="dxa"/>
              <w:right w:w="15" w:type="dxa"/>
            </w:tcMar>
            <w:vAlign w:val="bottom"/>
            <w:hideMark/>
          </w:tcPr>
          <w:p w14:paraId="320C34C1" w14:textId="77777777" w:rsidR="00012282" w:rsidRPr="00012282" w:rsidRDefault="00012282">
            <w:pPr>
              <w:jc w:val="right"/>
              <w:rPr>
                <w:ins w:id="551" w:author="Crossley, Michael" w:date="2023-03-14T09:15:00Z"/>
                <w:rFonts w:ascii="Times New Roman" w:hAnsi="Times New Roman" w:cs="Times New Roman"/>
                <w:b/>
                <w:bCs/>
                <w:color w:val="000000"/>
                <w:sz w:val="24"/>
                <w:szCs w:val="24"/>
                <w:rPrChange w:id="552" w:author="Crossley, Michael" w:date="2023-03-14T09:15:00Z">
                  <w:rPr>
                    <w:ins w:id="553" w:author="Crossley, Michael" w:date="2023-03-14T09:15:00Z"/>
                    <w:rFonts w:ascii="Calibri" w:hAnsi="Calibri" w:cs="Calibri"/>
                    <w:b/>
                    <w:bCs/>
                    <w:color w:val="000000"/>
                  </w:rPr>
                </w:rPrChange>
              </w:rPr>
            </w:pPr>
            <w:ins w:id="554" w:author="Crossley, Michael" w:date="2023-03-14T09:15:00Z">
              <w:r w:rsidRPr="00012282">
                <w:rPr>
                  <w:rFonts w:ascii="Times New Roman" w:hAnsi="Times New Roman" w:cs="Times New Roman"/>
                  <w:b/>
                  <w:bCs/>
                  <w:color w:val="000000"/>
                  <w:sz w:val="24"/>
                  <w:szCs w:val="24"/>
                  <w:rPrChange w:id="555" w:author="Crossley, Michael" w:date="2023-03-14T09:15:00Z">
                    <w:rPr>
                      <w:rFonts w:ascii="Calibri" w:hAnsi="Calibri" w:cs="Calibri"/>
                      <w:b/>
                      <w:bCs/>
                      <w:color w:val="000000"/>
                    </w:rPr>
                  </w:rPrChange>
                </w:rPr>
                <w:t>&lt;0.001</w:t>
              </w:r>
            </w:ins>
          </w:p>
        </w:tc>
      </w:tr>
      <w:tr w:rsidR="00FC30B4" w:rsidRPr="00FC30B4" w14:paraId="6611FC76" w14:textId="77777777" w:rsidTr="00FC30B4">
        <w:trPr>
          <w:trHeight w:val="290"/>
          <w:ins w:id="556" w:author="Crossley, Michael" w:date="2023-03-14T09:15:00Z"/>
        </w:trPr>
        <w:tc>
          <w:tcPr>
            <w:tcW w:w="1958" w:type="pct"/>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46F96E4A" w14:textId="77777777" w:rsidR="00012282" w:rsidRPr="00012282" w:rsidRDefault="00012282">
            <w:pPr>
              <w:rPr>
                <w:ins w:id="557" w:author="Crossley, Michael" w:date="2023-03-14T09:15:00Z"/>
                <w:rFonts w:ascii="Times New Roman" w:hAnsi="Times New Roman" w:cs="Times New Roman"/>
                <w:color w:val="000000"/>
                <w:sz w:val="24"/>
                <w:szCs w:val="24"/>
                <w:rPrChange w:id="558" w:author="Crossley, Michael" w:date="2023-03-14T09:15:00Z">
                  <w:rPr>
                    <w:ins w:id="559" w:author="Crossley, Michael" w:date="2023-03-14T09:15:00Z"/>
                    <w:rFonts w:ascii="Calibri" w:hAnsi="Calibri" w:cs="Calibri"/>
                    <w:color w:val="000000"/>
                  </w:rPr>
                </w:rPrChange>
              </w:rPr>
            </w:pPr>
            <w:ins w:id="560" w:author="Crossley, Michael" w:date="2023-03-14T09:15:00Z">
              <w:r w:rsidRPr="00012282">
                <w:rPr>
                  <w:rFonts w:ascii="Times New Roman" w:hAnsi="Times New Roman" w:cs="Times New Roman"/>
                  <w:color w:val="000000"/>
                  <w:sz w:val="24"/>
                  <w:szCs w:val="24"/>
                  <w:rPrChange w:id="561" w:author="Crossley, Michael" w:date="2023-03-14T09:15:00Z">
                    <w:rPr>
                      <w:rFonts w:ascii="Calibri" w:hAnsi="Calibri" w:cs="Calibri"/>
                      <w:color w:val="000000"/>
                    </w:rPr>
                  </w:rPrChange>
                </w:rPr>
                <w:t>Last detection</w:t>
              </w:r>
            </w:ins>
          </w:p>
        </w:tc>
        <w:tc>
          <w:tcPr>
            <w:tcW w:w="829" w:type="pct"/>
            <w:tcBorders>
              <w:top w:val="nil"/>
              <w:left w:val="nil"/>
              <w:bottom w:val="nil"/>
              <w:right w:val="nil"/>
            </w:tcBorders>
            <w:shd w:val="clear" w:color="auto" w:fill="auto"/>
            <w:noWrap/>
            <w:tcMar>
              <w:top w:w="15" w:type="dxa"/>
              <w:left w:w="15" w:type="dxa"/>
              <w:bottom w:w="0" w:type="dxa"/>
              <w:right w:w="15" w:type="dxa"/>
            </w:tcMar>
            <w:vAlign w:val="bottom"/>
            <w:hideMark/>
          </w:tcPr>
          <w:p w14:paraId="6A08D7C5" w14:textId="77777777" w:rsidR="00012282" w:rsidRPr="00012282" w:rsidRDefault="00012282">
            <w:pPr>
              <w:rPr>
                <w:ins w:id="562" w:author="Crossley, Michael" w:date="2023-03-14T09:15:00Z"/>
                <w:rFonts w:ascii="Times New Roman" w:hAnsi="Times New Roman" w:cs="Times New Roman"/>
                <w:color w:val="000000"/>
                <w:sz w:val="24"/>
                <w:szCs w:val="24"/>
                <w:rPrChange w:id="563" w:author="Crossley, Michael" w:date="2023-03-14T09:15:00Z">
                  <w:rPr>
                    <w:ins w:id="564" w:author="Crossley, Michael" w:date="2023-03-14T09:15:00Z"/>
                    <w:rFonts w:ascii="Calibri" w:hAnsi="Calibri" w:cs="Calibri"/>
                    <w:color w:val="000000"/>
                  </w:rPr>
                </w:rPrChange>
              </w:rPr>
            </w:pPr>
          </w:p>
        </w:tc>
        <w:tc>
          <w:tcPr>
            <w:tcW w:w="674" w:type="pct"/>
            <w:tcBorders>
              <w:top w:val="nil"/>
              <w:left w:val="nil"/>
              <w:bottom w:val="nil"/>
              <w:right w:val="nil"/>
            </w:tcBorders>
            <w:shd w:val="clear" w:color="auto" w:fill="auto"/>
            <w:noWrap/>
            <w:tcMar>
              <w:top w:w="15" w:type="dxa"/>
              <w:left w:w="15" w:type="dxa"/>
              <w:bottom w:w="0" w:type="dxa"/>
              <w:right w:w="15" w:type="dxa"/>
            </w:tcMar>
            <w:vAlign w:val="bottom"/>
            <w:hideMark/>
          </w:tcPr>
          <w:p w14:paraId="704AA2A4" w14:textId="77777777" w:rsidR="00012282" w:rsidRPr="00012282" w:rsidRDefault="00012282">
            <w:pPr>
              <w:jc w:val="right"/>
              <w:rPr>
                <w:ins w:id="565" w:author="Crossley, Michael" w:date="2023-03-14T09:15:00Z"/>
                <w:rFonts w:ascii="Times New Roman" w:hAnsi="Times New Roman" w:cs="Times New Roman"/>
                <w:sz w:val="24"/>
                <w:szCs w:val="24"/>
                <w:rPrChange w:id="566" w:author="Crossley, Michael" w:date="2023-03-14T09:15:00Z">
                  <w:rPr>
                    <w:ins w:id="567" w:author="Crossley, Michael" w:date="2023-03-14T09:15:00Z"/>
                    <w:sz w:val="20"/>
                    <w:szCs w:val="20"/>
                  </w:rPr>
                </w:rPrChange>
              </w:rPr>
            </w:pPr>
          </w:p>
        </w:tc>
        <w:tc>
          <w:tcPr>
            <w:tcW w:w="710" w:type="pct"/>
            <w:tcBorders>
              <w:top w:val="nil"/>
              <w:left w:val="nil"/>
              <w:bottom w:val="nil"/>
              <w:right w:val="nil"/>
            </w:tcBorders>
            <w:shd w:val="clear" w:color="auto" w:fill="auto"/>
            <w:noWrap/>
            <w:tcMar>
              <w:top w:w="15" w:type="dxa"/>
              <w:left w:w="15" w:type="dxa"/>
              <w:bottom w:w="0" w:type="dxa"/>
              <w:right w:w="15" w:type="dxa"/>
            </w:tcMar>
            <w:vAlign w:val="bottom"/>
            <w:hideMark/>
          </w:tcPr>
          <w:p w14:paraId="7A4E5400" w14:textId="77777777" w:rsidR="00012282" w:rsidRPr="00012282" w:rsidRDefault="00012282">
            <w:pPr>
              <w:jc w:val="right"/>
              <w:rPr>
                <w:ins w:id="568" w:author="Crossley, Michael" w:date="2023-03-14T09:15:00Z"/>
                <w:rFonts w:ascii="Times New Roman" w:hAnsi="Times New Roman" w:cs="Times New Roman"/>
                <w:sz w:val="24"/>
                <w:szCs w:val="24"/>
                <w:rPrChange w:id="569" w:author="Crossley, Michael" w:date="2023-03-14T09:15:00Z">
                  <w:rPr>
                    <w:ins w:id="570" w:author="Crossley, Michael" w:date="2023-03-14T09:15:00Z"/>
                    <w:sz w:val="20"/>
                    <w:szCs w:val="20"/>
                  </w:rPr>
                </w:rPrChange>
              </w:rPr>
            </w:pPr>
          </w:p>
        </w:tc>
        <w:tc>
          <w:tcPr>
            <w:tcW w:w="828" w:type="pct"/>
            <w:tcBorders>
              <w:top w:val="nil"/>
              <w:left w:val="nil"/>
              <w:bottom w:val="nil"/>
              <w:right w:val="nil"/>
            </w:tcBorders>
            <w:shd w:val="clear" w:color="auto" w:fill="auto"/>
            <w:noWrap/>
            <w:tcMar>
              <w:top w:w="15" w:type="dxa"/>
              <w:left w:w="15" w:type="dxa"/>
              <w:bottom w:w="0" w:type="dxa"/>
              <w:right w:w="15" w:type="dxa"/>
            </w:tcMar>
            <w:vAlign w:val="bottom"/>
            <w:hideMark/>
          </w:tcPr>
          <w:p w14:paraId="29F98FE5" w14:textId="77777777" w:rsidR="00012282" w:rsidRPr="00012282" w:rsidRDefault="00012282">
            <w:pPr>
              <w:jc w:val="right"/>
              <w:rPr>
                <w:ins w:id="571" w:author="Crossley, Michael" w:date="2023-03-14T09:15:00Z"/>
                <w:rFonts w:ascii="Times New Roman" w:hAnsi="Times New Roman" w:cs="Times New Roman"/>
                <w:sz w:val="24"/>
                <w:szCs w:val="24"/>
                <w:rPrChange w:id="572" w:author="Crossley, Michael" w:date="2023-03-14T09:15:00Z">
                  <w:rPr>
                    <w:ins w:id="573" w:author="Crossley, Michael" w:date="2023-03-14T09:15:00Z"/>
                    <w:sz w:val="20"/>
                    <w:szCs w:val="20"/>
                  </w:rPr>
                </w:rPrChange>
              </w:rPr>
            </w:pPr>
          </w:p>
        </w:tc>
      </w:tr>
      <w:tr w:rsidR="00FC30B4" w:rsidRPr="00FC30B4" w14:paraId="41427E83" w14:textId="77777777" w:rsidTr="00FC30B4">
        <w:trPr>
          <w:trHeight w:val="300"/>
          <w:ins w:id="574" w:author="Crossley, Michael" w:date="2023-03-14T09:15:00Z"/>
        </w:trPr>
        <w:tc>
          <w:tcPr>
            <w:tcW w:w="908" w:type="pct"/>
            <w:tcBorders>
              <w:top w:val="nil"/>
              <w:left w:val="nil"/>
              <w:bottom w:val="nil"/>
              <w:right w:val="nil"/>
            </w:tcBorders>
            <w:shd w:val="clear" w:color="auto" w:fill="auto"/>
            <w:noWrap/>
            <w:tcMar>
              <w:top w:w="15" w:type="dxa"/>
              <w:left w:w="15" w:type="dxa"/>
              <w:bottom w:w="0" w:type="dxa"/>
              <w:right w:w="15" w:type="dxa"/>
            </w:tcMar>
            <w:vAlign w:val="bottom"/>
            <w:hideMark/>
          </w:tcPr>
          <w:p w14:paraId="5B0F2484" w14:textId="77777777" w:rsidR="00012282" w:rsidRPr="00012282" w:rsidRDefault="00012282">
            <w:pPr>
              <w:jc w:val="right"/>
              <w:rPr>
                <w:ins w:id="575" w:author="Crossley, Michael" w:date="2023-03-14T09:15:00Z"/>
                <w:rFonts w:ascii="Times New Roman" w:hAnsi="Times New Roman" w:cs="Times New Roman"/>
                <w:sz w:val="24"/>
                <w:szCs w:val="24"/>
                <w:rPrChange w:id="576" w:author="Crossley, Michael" w:date="2023-03-14T09:15:00Z">
                  <w:rPr>
                    <w:ins w:id="577" w:author="Crossley, Michael" w:date="2023-03-14T09:15:00Z"/>
                    <w:sz w:val="20"/>
                    <w:szCs w:val="20"/>
                  </w:rPr>
                </w:rPrChange>
              </w:rPr>
            </w:pPr>
          </w:p>
        </w:tc>
        <w:tc>
          <w:tcPr>
            <w:tcW w:w="1051" w:type="pct"/>
            <w:tcBorders>
              <w:top w:val="nil"/>
              <w:left w:val="nil"/>
              <w:bottom w:val="nil"/>
              <w:right w:val="nil"/>
            </w:tcBorders>
            <w:shd w:val="clear" w:color="auto" w:fill="auto"/>
            <w:noWrap/>
            <w:tcMar>
              <w:top w:w="15" w:type="dxa"/>
              <w:left w:w="15" w:type="dxa"/>
              <w:bottom w:w="0" w:type="dxa"/>
              <w:right w:w="15" w:type="dxa"/>
            </w:tcMar>
            <w:vAlign w:val="bottom"/>
            <w:hideMark/>
          </w:tcPr>
          <w:p w14:paraId="6EF8BA23" w14:textId="77777777" w:rsidR="00012282" w:rsidRPr="00012282" w:rsidRDefault="00012282">
            <w:pPr>
              <w:rPr>
                <w:ins w:id="578" w:author="Crossley, Michael" w:date="2023-03-14T09:15:00Z"/>
                <w:rFonts w:ascii="Times New Roman" w:hAnsi="Times New Roman" w:cs="Times New Roman"/>
                <w:color w:val="000000"/>
                <w:sz w:val="24"/>
                <w:szCs w:val="24"/>
                <w:rPrChange w:id="579" w:author="Crossley, Michael" w:date="2023-03-14T09:15:00Z">
                  <w:rPr>
                    <w:ins w:id="580" w:author="Crossley, Michael" w:date="2023-03-14T09:15:00Z"/>
                    <w:rFonts w:ascii="Calibri" w:hAnsi="Calibri" w:cs="Calibri"/>
                    <w:color w:val="000000"/>
                  </w:rPr>
                </w:rPrChange>
              </w:rPr>
            </w:pPr>
            <w:ins w:id="581" w:author="Crossley, Michael" w:date="2023-03-14T09:15:00Z">
              <w:r w:rsidRPr="00012282">
                <w:rPr>
                  <w:rFonts w:ascii="Times New Roman" w:hAnsi="Times New Roman" w:cs="Times New Roman"/>
                  <w:color w:val="000000"/>
                  <w:sz w:val="24"/>
                  <w:szCs w:val="24"/>
                  <w:rPrChange w:id="582" w:author="Crossley, Michael" w:date="2023-03-14T09:15:00Z">
                    <w:rPr>
                      <w:rFonts w:ascii="Calibri" w:hAnsi="Calibri" w:cs="Calibri"/>
                      <w:color w:val="000000"/>
                    </w:rPr>
                  </w:rPrChange>
                </w:rPr>
                <w:t>Year</w:t>
              </w:r>
            </w:ins>
          </w:p>
        </w:tc>
        <w:tc>
          <w:tcPr>
            <w:tcW w:w="829" w:type="pct"/>
            <w:tcBorders>
              <w:top w:val="nil"/>
              <w:left w:val="nil"/>
              <w:bottom w:val="nil"/>
              <w:right w:val="nil"/>
            </w:tcBorders>
            <w:shd w:val="clear" w:color="auto" w:fill="auto"/>
            <w:noWrap/>
            <w:tcMar>
              <w:top w:w="15" w:type="dxa"/>
              <w:left w:w="15" w:type="dxa"/>
              <w:bottom w:w="0" w:type="dxa"/>
              <w:right w:w="15" w:type="dxa"/>
            </w:tcMar>
            <w:vAlign w:val="bottom"/>
            <w:hideMark/>
          </w:tcPr>
          <w:p w14:paraId="5709B6EA" w14:textId="77777777" w:rsidR="00012282" w:rsidRPr="00012282" w:rsidRDefault="00012282">
            <w:pPr>
              <w:jc w:val="right"/>
              <w:rPr>
                <w:ins w:id="583" w:author="Crossley, Michael" w:date="2023-03-14T09:15:00Z"/>
                <w:rFonts w:ascii="Times New Roman" w:hAnsi="Times New Roman" w:cs="Times New Roman"/>
                <w:color w:val="000000"/>
                <w:sz w:val="24"/>
                <w:szCs w:val="24"/>
                <w:rPrChange w:id="584" w:author="Crossley, Michael" w:date="2023-03-14T09:15:00Z">
                  <w:rPr>
                    <w:ins w:id="585" w:author="Crossley, Michael" w:date="2023-03-14T09:15:00Z"/>
                    <w:rFonts w:ascii="Calibri" w:hAnsi="Calibri" w:cs="Calibri"/>
                    <w:color w:val="000000"/>
                  </w:rPr>
                </w:rPrChange>
              </w:rPr>
            </w:pPr>
            <w:ins w:id="586" w:author="Crossley, Michael" w:date="2023-03-14T09:15:00Z">
              <w:r w:rsidRPr="00012282">
                <w:rPr>
                  <w:rFonts w:ascii="Times New Roman" w:hAnsi="Times New Roman" w:cs="Times New Roman"/>
                  <w:color w:val="000000"/>
                  <w:sz w:val="24"/>
                  <w:szCs w:val="24"/>
                  <w:rPrChange w:id="587" w:author="Crossley, Michael" w:date="2023-03-14T09:15:00Z">
                    <w:rPr>
                      <w:rFonts w:ascii="Calibri" w:hAnsi="Calibri" w:cs="Calibri"/>
                      <w:color w:val="000000"/>
                    </w:rPr>
                  </w:rPrChange>
                </w:rPr>
                <w:t>7.06</w:t>
              </w:r>
            </w:ins>
          </w:p>
        </w:tc>
        <w:tc>
          <w:tcPr>
            <w:tcW w:w="674" w:type="pct"/>
            <w:tcBorders>
              <w:top w:val="nil"/>
              <w:left w:val="nil"/>
              <w:bottom w:val="nil"/>
              <w:right w:val="nil"/>
            </w:tcBorders>
            <w:shd w:val="clear" w:color="auto" w:fill="auto"/>
            <w:noWrap/>
            <w:tcMar>
              <w:top w:w="15" w:type="dxa"/>
              <w:left w:w="15" w:type="dxa"/>
              <w:bottom w:w="0" w:type="dxa"/>
              <w:right w:w="15" w:type="dxa"/>
            </w:tcMar>
            <w:vAlign w:val="bottom"/>
            <w:hideMark/>
          </w:tcPr>
          <w:p w14:paraId="2ABB25EC" w14:textId="77777777" w:rsidR="00012282" w:rsidRPr="00012282" w:rsidRDefault="00012282">
            <w:pPr>
              <w:jc w:val="right"/>
              <w:rPr>
                <w:ins w:id="588" w:author="Crossley, Michael" w:date="2023-03-14T09:15:00Z"/>
                <w:rFonts w:ascii="Times New Roman" w:hAnsi="Times New Roman" w:cs="Times New Roman"/>
                <w:color w:val="000000"/>
                <w:sz w:val="24"/>
                <w:szCs w:val="24"/>
                <w:rPrChange w:id="589" w:author="Crossley, Michael" w:date="2023-03-14T09:15:00Z">
                  <w:rPr>
                    <w:ins w:id="590" w:author="Crossley, Michael" w:date="2023-03-14T09:15:00Z"/>
                    <w:rFonts w:ascii="Calibri" w:hAnsi="Calibri" w:cs="Calibri"/>
                    <w:color w:val="000000"/>
                  </w:rPr>
                </w:rPrChange>
              </w:rPr>
            </w:pPr>
            <w:ins w:id="591" w:author="Crossley, Michael" w:date="2023-03-14T09:15:00Z">
              <w:r w:rsidRPr="00012282">
                <w:rPr>
                  <w:rFonts w:ascii="Times New Roman" w:hAnsi="Times New Roman" w:cs="Times New Roman"/>
                  <w:color w:val="000000"/>
                  <w:sz w:val="24"/>
                  <w:szCs w:val="24"/>
                  <w:rPrChange w:id="592" w:author="Crossley, Michael" w:date="2023-03-14T09:15:00Z">
                    <w:rPr>
                      <w:rFonts w:ascii="Calibri" w:hAnsi="Calibri" w:cs="Calibri"/>
                      <w:color w:val="000000"/>
                    </w:rPr>
                  </w:rPrChange>
                </w:rPr>
                <w:t>2.35</w:t>
              </w:r>
            </w:ins>
          </w:p>
        </w:tc>
        <w:tc>
          <w:tcPr>
            <w:tcW w:w="710" w:type="pct"/>
            <w:tcBorders>
              <w:top w:val="nil"/>
              <w:left w:val="nil"/>
              <w:bottom w:val="nil"/>
              <w:right w:val="nil"/>
            </w:tcBorders>
            <w:shd w:val="clear" w:color="auto" w:fill="auto"/>
            <w:noWrap/>
            <w:tcMar>
              <w:top w:w="15" w:type="dxa"/>
              <w:left w:w="15" w:type="dxa"/>
              <w:bottom w:w="0" w:type="dxa"/>
              <w:right w:w="15" w:type="dxa"/>
            </w:tcMar>
            <w:vAlign w:val="bottom"/>
            <w:hideMark/>
          </w:tcPr>
          <w:p w14:paraId="68AA8C53" w14:textId="77777777" w:rsidR="00012282" w:rsidRPr="00012282" w:rsidRDefault="00012282">
            <w:pPr>
              <w:jc w:val="right"/>
              <w:rPr>
                <w:ins w:id="593" w:author="Crossley, Michael" w:date="2023-03-14T09:15:00Z"/>
                <w:rFonts w:ascii="Times New Roman" w:hAnsi="Times New Roman" w:cs="Times New Roman"/>
                <w:color w:val="000000"/>
                <w:sz w:val="24"/>
                <w:szCs w:val="24"/>
                <w:rPrChange w:id="594" w:author="Crossley, Michael" w:date="2023-03-14T09:15:00Z">
                  <w:rPr>
                    <w:ins w:id="595" w:author="Crossley, Michael" w:date="2023-03-14T09:15:00Z"/>
                    <w:rFonts w:ascii="Calibri" w:hAnsi="Calibri" w:cs="Calibri"/>
                    <w:color w:val="000000"/>
                  </w:rPr>
                </w:rPrChange>
              </w:rPr>
            </w:pPr>
            <w:ins w:id="596" w:author="Crossley, Michael" w:date="2023-03-14T09:15:00Z">
              <w:r w:rsidRPr="00012282">
                <w:rPr>
                  <w:rFonts w:ascii="Times New Roman" w:hAnsi="Times New Roman" w:cs="Times New Roman"/>
                  <w:color w:val="000000"/>
                  <w:sz w:val="24"/>
                  <w:szCs w:val="24"/>
                  <w:rPrChange w:id="597" w:author="Crossley, Michael" w:date="2023-03-14T09:15:00Z">
                    <w:rPr>
                      <w:rFonts w:ascii="Calibri" w:hAnsi="Calibri" w:cs="Calibri"/>
                      <w:color w:val="000000"/>
                    </w:rPr>
                  </w:rPrChange>
                </w:rPr>
                <w:t>3.00</w:t>
              </w:r>
            </w:ins>
          </w:p>
        </w:tc>
        <w:tc>
          <w:tcPr>
            <w:tcW w:w="828" w:type="pct"/>
            <w:tcBorders>
              <w:top w:val="nil"/>
              <w:left w:val="nil"/>
              <w:bottom w:val="nil"/>
              <w:right w:val="nil"/>
            </w:tcBorders>
            <w:shd w:val="clear" w:color="auto" w:fill="auto"/>
            <w:noWrap/>
            <w:tcMar>
              <w:top w:w="15" w:type="dxa"/>
              <w:left w:w="15" w:type="dxa"/>
              <w:bottom w:w="0" w:type="dxa"/>
              <w:right w:w="15" w:type="dxa"/>
            </w:tcMar>
            <w:vAlign w:val="bottom"/>
            <w:hideMark/>
          </w:tcPr>
          <w:p w14:paraId="71D631D4" w14:textId="77777777" w:rsidR="00012282" w:rsidRPr="00012282" w:rsidRDefault="00012282">
            <w:pPr>
              <w:jc w:val="right"/>
              <w:rPr>
                <w:ins w:id="598" w:author="Crossley, Michael" w:date="2023-03-14T09:15:00Z"/>
                <w:rFonts w:ascii="Times New Roman" w:hAnsi="Times New Roman" w:cs="Times New Roman"/>
                <w:b/>
                <w:bCs/>
                <w:color w:val="000000"/>
                <w:sz w:val="24"/>
                <w:szCs w:val="24"/>
                <w:rPrChange w:id="599" w:author="Crossley, Michael" w:date="2023-03-14T09:15:00Z">
                  <w:rPr>
                    <w:ins w:id="600" w:author="Crossley, Michael" w:date="2023-03-14T09:15:00Z"/>
                    <w:rFonts w:ascii="Calibri" w:hAnsi="Calibri" w:cs="Calibri"/>
                    <w:b/>
                    <w:bCs/>
                    <w:color w:val="000000"/>
                  </w:rPr>
                </w:rPrChange>
              </w:rPr>
            </w:pPr>
            <w:ins w:id="601" w:author="Crossley, Michael" w:date="2023-03-14T09:15:00Z">
              <w:r w:rsidRPr="00012282">
                <w:rPr>
                  <w:rFonts w:ascii="Times New Roman" w:hAnsi="Times New Roman" w:cs="Times New Roman"/>
                  <w:b/>
                  <w:bCs/>
                  <w:color w:val="000000"/>
                  <w:sz w:val="24"/>
                  <w:szCs w:val="24"/>
                  <w:rPrChange w:id="602" w:author="Crossley, Michael" w:date="2023-03-14T09:15:00Z">
                    <w:rPr>
                      <w:rFonts w:ascii="Calibri" w:hAnsi="Calibri" w:cs="Calibri"/>
                      <w:b/>
                      <w:bCs/>
                      <w:color w:val="000000"/>
                    </w:rPr>
                  </w:rPrChange>
                </w:rPr>
                <w:t>0.003</w:t>
              </w:r>
            </w:ins>
          </w:p>
        </w:tc>
      </w:tr>
      <w:tr w:rsidR="00FC30B4" w:rsidRPr="00FC30B4" w14:paraId="366ACD39" w14:textId="77777777" w:rsidTr="00FC30B4">
        <w:trPr>
          <w:trHeight w:val="290"/>
          <w:ins w:id="603" w:author="Crossley, Michael" w:date="2023-03-14T09:15:00Z"/>
        </w:trPr>
        <w:tc>
          <w:tcPr>
            <w:tcW w:w="908" w:type="pct"/>
            <w:tcBorders>
              <w:top w:val="nil"/>
              <w:left w:val="nil"/>
              <w:bottom w:val="nil"/>
              <w:right w:val="nil"/>
            </w:tcBorders>
            <w:shd w:val="clear" w:color="auto" w:fill="auto"/>
            <w:noWrap/>
            <w:tcMar>
              <w:top w:w="15" w:type="dxa"/>
              <w:left w:w="15" w:type="dxa"/>
              <w:bottom w:w="0" w:type="dxa"/>
              <w:right w:w="15" w:type="dxa"/>
            </w:tcMar>
            <w:vAlign w:val="bottom"/>
            <w:hideMark/>
          </w:tcPr>
          <w:p w14:paraId="2EFC4208" w14:textId="77777777" w:rsidR="00012282" w:rsidRPr="00012282" w:rsidRDefault="00012282">
            <w:pPr>
              <w:jc w:val="right"/>
              <w:rPr>
                <w:ins w:id="604" w:author="Crossley, Michael" w:date="2023-03-14T09:15:00Z"/>
                <w:rFonts w:ascii="Times New Roman" w:hAnsi="Times New Roman" w:cs="Times New Roman"/>
                <w:b/>
                <w:bCs/>
                <w:color w:val="000000"/>
                <w:sz w:val="24"/>
                <w:szCs w:val="24"/>
                <w:rPrChange w:id="605" w:author="Crossley, Michael" w:date="2023-03-14T09:15:00Z">
                  <w:rPr>
                    <w:ins w:id="606" w:author="Crossley, Michael" w:date="2023-03-14T09:15:00Z"/>
                    <w:rFonts w:ascii="Calibri" w:hAnsi="Calibri" w:cs="Calibri"/>
                    <w:b/>
                    <w:bCs/>
                    <w:color w:val="000000"/>
                  </w:rPr>
                </w:rPrChange>
              </w:rPr>
            </w:pPr>
          </w:p>
        </w:tc>
        <w:tc>
          <w:tcPr>
            <w:tcW w:w="1051" w:type="pct"/>
            <w:tcBorders>
              <w:top w:val="nil"/>
              <w:left w:val="nil"/>
              <w:bottom w:val="nil"/>
              <w:right w:val="nil"/>
            </w:tcBorders>
            <w:shd w:val="clear" w:color="auto" w:fill="auto"/>
            <w:noWrap/>
            <w:tcMar>
              <w:top w:w="15" w:type="dxa"/>
              <w:left w:w="15" w:type="dxa"/>
              <w:bottom w:w="0" w:type="dxa"/>
              <w:right w:w="15" w:type="dxa"/>
            </w:tcMar>
            <w:vAlign w:val="bottom"/>
            <w:hideMark/>
          </w:tcPr>
          <w:p w14:paraId="1E7DE99A" w14:textId="77777777" w:rsidR="00012282" w:rsidRPr="00012282" w:rsidRDefault="00012282">
            <w:pPr>
              <w:rPr>
                <w:ins w:id="607" w:author="Crossley, Michael" w:date="2023-03-14T09:15:00Z"/>
                <w:rFonts w:ascii="Times New Roman" w:hAnsi="Times New Roman" w:cs="Times New Roman"/>
                <w:color w:val="000000"/>
                <w:sz w:val="24"/>
                <w:szCs w:val="24"/>
                <w:rPrChange w:id="608" w:author="Crossley, Michael" w:date="2023-03-14T09:15:00Z">
                  <w:rPr>
                    <w:ins w:id="609" w:author="Crossley, Michael" w:date="2023-03-14T09:15:00Z"/>
                    <w:rFonts w:ascii="Calibri" w:hAnsi="Calibri" w:cs="Calibri"/>
                    <w:color w:val="000000"/>
                  </w:rPr>
                </w:rPrChange>
              </w:rPr>
            </w:pPr>
            <w:ins w:id="610" w:author="Crossley, Michael" w:date="2023-03-14T09:15:00Z">
              <w:r w:rsidRPr="00012282">
                <w:rPr>
                  <w:rFonts w:ascii="Times New Roman" w:hAnsi="Times New Roman" w:cs="Times New Roman"/>
                  <w:color w:val="000000"/>
                  <w:sz w:val="24"/>
                  <w:szCs w:val="24"/>
                  <w:rPrChange w:id="611" w:author="Crossley, Michael" w:date="2023-03-14T09:15:00Z">
                    <w:rPr>
                      <w:rFonts w:ascii="Calibri" w:hAnsi="Calibri" w:cs="Calibri"/>
                      <w:color w:val="000000"/>
                    </w:rPr>
                  </w:rPrChange>
                </w:rPr>
                <w:t>Latitude</w:t>
              </w:r>
            </w:ins>
          </w:p>
        </w:tc>
        <w:tc>
          <w:tcPr>
            <w:tcW w:w="829" w:type="pct"/>
            <w:tcBorders>
              <w:top w:val="nil"/>
              <w:left w:val="nil"/>
              <w:bottom w:val="nil"/>
              <w:right w:val="nil"/>
            </w:tcBorders>
            <w:shd w:val="clear" w:color="auto" w:fill="auto"/>
            <w:noWrap/>
            <w:tcMar>
              <w:top w:w="15" w:type="dxa"/>
              <w:left w:w="15" w:type="dxa"/>
              <w:bottom w:w="0" w:type="dxa"/>
              <w:right w:w="15" w:type="dxa"/>
            </w:tcMar>
            <w:vAlign w:val="bottom"/>
            <w:hideMark/>
          </w:tcPr>
          <w:p w14:paraId="5F77715D" w14:textId="77777777" w:rsidR="00012282" w:rsidRPr="00012282" w:rsidRDefault="00012282">
            <w:pPr>
              <w:jc w:val="right"/>
              <w:rPr>
                <w:ins w:id="612" w:author="Crossley, Michael" w:date="2023-03-14T09:15:00Z"/>
                <w:rFonts w:ascii="Times New Roman" w:hAnsi="Times New Roman" w:cs="Times New Roman"/>
                <w:color w:val="000000"/>
                <w:sz w:val="24"/>
                <w:szCs w:val="24"/>
                <w:rPrChange w:id="613" w:author="Crossley, Michael" w:date="2023-03-14T09:15:00Z">
                  <w:rPr>
                    <w:ins w:id="614" w:author="Crossley, Michael" w:date="2023-03-14T09:15:00Z"/>
                    <w:rFonts w:ascii="Calibri" w:hAnsi="Calibri" w:cs="Calibri"/>
                    <w:color w:val="000000"/>
                  </w:rPr>
                </w:rPrChange>
              </w:rPr>
            </w:pPr>
            <w:ins w:id="615" w:author="Crossley, Michael" w:date="2023-03-14T09:15:00Z">
              <w:r w:rsidRPr="00012282">
                <w:rPr>
                  <w:rFonts w:ascii="Times New Roman" w:hAnsi="Times New Roman" w:cs="Times New Roman"/>
                  <w:color w:val="000000"/>
                  <w:sz w:val="24"/>
                  <w:szCs w:val="24"/>
                  <w:rPrChange w:id="616" w:author="Crossley, Michael" w:date="2023-03-14T09:15:00Z">
                    <w:rPr>
                      <w:rFonts w:ascii="Calibri" w:hAnsi="Calibri" w:cs="Calibri"/>
                      <w:color w:val="000000"/>
                    </w:rPr>
                  </w:rPrChange>
                </w:rPr>
                <w:t>-2.81</w:t>
              </w:r>
            </w:ins>
          </w:p>
        </w:tc>
        <w:tc>
          <w:tcPr>
            <w:tcW w:w="674" w:type="pct"/>
            <w:tcBorders>
              <w:top w:val="nil"/>
              <w:left w:val="nil"/>
              <w:bottom w:val="nil"/>
              <w:right w:val="nil"/>
            </w:tcBorders>
            <w:shd w:val="clear" w:color="auto" w:fill="auto"/>
            <w:noWrap/>
            <w:tcMar>
              <w:top w:w="15" w:type="dxa"/>
              <w:left w:w="15" w:type="dxa"/>
              <w:bottom w:w="0" w:type="dxa"/>
              <w:right w:w="15" w:type="dxa"/>
            </w:tcMar>
            <w:vAlign w:val="bottom"/>
            <w:hideMark/>
          </w:tcPr>
          <w:p w14:paraId="0444F460" w14:textId="77777777" w:rsidR="00012282" w:rsidRPr="00012282" w:rsidRDefault="00012282">
            <w:pPr>
              <w:jc w:val="right"/>
              <w:rPr>
                <w:ins w:id="617" w:author="Crossley, Michael" w:date="2023-03-14T09:15:00Z"/>
                <w:rFonts w:ascii="Times New Roman" w:hAnsi="Times New Roman" w:cs="Times New Roman"/>
                <w:color w:val="000000"/>
                <w:sz w:val="24"/>
                <w:szCs w:val="24"/>
                <w:rPrChange w:id="618" w:author="Crossley, Michael" w:date="2023-03-14T09:15:00Z">
                  <w:rPr>
                    <w:ins w:id="619" w:author="Crossley, Michael" w:date="2023-03-14T09:15:00Z"/>
                    <w:rFonts w:ascii="Calibri" w:hAnsi="Calibri" w:cs="Calibri"/>
                    <w:color w:val="000000"/>
                  </w:rPr>
                </w:rPrChange>
              </w:rPr>
            </w:pPr>
            <w:ins w:id="620" w:author="Crossley, Michael" w:date="2023-03-14T09:15:00Z">
              <w:r w:rsidRPr="00012282">
                <w:rPr>
                  <w:rFonts w:ascii="Times New Roman" w:hAnsi="Times New Roman" w:cs="Times New Roman"/>
                  <w:color w:val="000000"/>
                  <w:sz w:val="24"/>
                  <w:szCs w:val="24"/>
                  <w:rPrChange w:id="621" w:author="Crossley, Michael" w:date="2023-03-14T09:15:00Z">
                    <w:rPr>
                      <w:rFonts w:ascii="Calibri" w:hAnsi="Calibri" w:cs="Calibri"/>
                      <w:color w:val="000000"/>
                    </w:rPr>
                  </w:rPrChange>
                </w:rPr>
                <w:t>1.30</w:t>
              </w:r>
            </w:ins>
          </w:p>
        </w:tc>
        <w:tc>
          <w:tcPr>
            <w:tcW w:w="710" w:type="pct"/>
            <w:tcBorders>
              <w:top w:val="nil"/>
              <w:left w:val="nil"/>
              <w:bottom w:val="nil"/>
              <w:right w:val="nil"/>
            </w:tcBorders>
            <w:shd w:val="clear" w:color="auto" w:fill="auto"/>
            <w:noWrap/>
            <w:tcMar>
              <w:top w:w="15" w:type="dxa"/>
              <w:left w:w="15" w:type="dxa"/>
              <w:bottom w:w="0" w:type="dxa"/>
              <w:right w:w="15" w:type="dxa"/>
            </w:tcMar>
            <w:vAlign w:val="bottom"/>
            <w:hideMark/>
          </w:tcPr>
          <w:p w14:paraId="645FB674" w14:textId="77777777" w:rsidR="00012282" w:rsidRPr="00012282" w:rsidRDefault="00012282">
            <w:pPr>
              <w:jc w:val="right"/>
              <w:rPr>
                <w:ins w:id="622" w:author="Crossley, Michael" w:date="2023-03-14T09:15:00Z"/>
                <w:rFonts w:ascii="Times New Roman" w:hAnsi="Times New Roman" w:cs="Times New Roman"/>
                <w:color w:val="000000"/>
                <w:sz w:val="24"/>
                <w:szCs w:val="24"/>
                <w:rPrChange w:id="623" w:author="Crossley, Michael" w:date="2023-03-14T09:15:00Z">
                  <w:rPr>
                    <w:ins w:id="624" w:author="Crossley, Michael" w:date="2023-03-14T09:15:00Z"/>
                    <w:rFonts w:ascii="Calibri" w:hAnsi="Calibri" w:cs="Calibri"/>
                    <w:color w:val="000000"/>
                  </w:rPr>
                </w:rPrChange>
              </w:rPr>
            </w:pPr>
            <w:ins w:id="625" w:author="Crossley, Michael" w:date="2023-03-14T09:15:00Z">
              <w:r w:rsidRPr="00012282">
                <w:rPr>
                  <w:rFonts w:ascii="Times New Roman" w:hAnsi="Times New Roman" w:cs="Times New Roman"/>
                  <w:color w:val="000000"/>
                  <w:sz w:val="24"/>
                  <w:szCs w:val="24"/>
                  <w:rPrChange w:id="626" w:author="Crossley, Michael" w:date="2023-03-14T09:15:00Z">
                    <w:rPr>
                      <w:rFonts w:ascii="Calibri" w:hAnsi="Calibri" w:cs="Calibri"/>
                      <w:color w:val="000000"/>
                    </w:rPr>
                  </w:rPrChange>
                </w:rPr>
                <w:t>-2.16</w:t>
              </w:r>
            </w:ins>
          </w:p>
        </w:tc>
        <w:tc>
          <w:tcPr>
            <w:tcW w:w="828" w:type="pct"/>
            <w:tcBorders>
              <w:top w:val="nil"/>
              <w:left w:val="nil"/>
              <w:bottom w:val="nil"/>
              <w:right w:val="nil"/>
            </w:tcBorders>
            <w:shd w:val="clear" w:color="auto" w:fill="auto"/>
            <w:noWrap/>
            <w:tcMar>
              <w:top w:w="15" w:type="dxa"/>
              <w:left w:w="15" w:type="dxa"/>
              <w:bottom w:w="0" w:type="dxa"/>
              <w:right w:w="15" w:type="dxa"/>
            </w:tcMar>
            <w:vAlign w:val="bottom"/>
            <w:hideMark/>
          </w:tcPr>
          <w:p w14:paraId="46E76718" w14:textId="77777777" w:rsidR="00012282" w:rsidRPr="00012282" w:rsidRDefault="00012282">
            <w:pPr>
              <w:jc w:val="right"/>
              <w:rPr>
                <w:ins w:id="627" w:author="Crossley, Michael" w:date="2023-03-14T09:15:00Z"/>
                <w:rFonts w:ascii="Times New Roman" w:hAnsi="Times New Roman" w:cs="Times New Roman"/>
                <w:b/>
                <w:bCs/>
                <w:color w:val="000000"/>
                <w:sz w:val="24"/>
                <w:szCs w:val="24"/>
                <w:rPrChange w:id="628" w:author="Crossley, Michael" w:date="2023-03-14T09:15:00Z">
                  <w:rPr>
                    <w:ins w:id="629" w:author="Crossley, Michael" w:date="2023-03-14T09:15:00Z"/>
                    <w:rFonts w:ascii="Calibri" w:hAnsi="Calibri" w:cs="Calibri"/>
                    <w:b/>
                    <w:bCs/>
                    <w:color w:val="000000"/>
                  </w:rPr>
                </w:rPrChange>
              </w:rPr>
            </w:pPr>
            <w:ins w:id="630" w:author="Crossley, Michael" w:date="2023-03-14T09:15:00Z">
              <w:r w:rsidRPr="00012282">
                <w:rPr>
                  <w:rFonts w:ascii="Times New Roman" w:hAnsi="Times New Roman" w:cs="Times New Roman"/>
                  <w:b/>
                  <w:bCs/>
                  <w:color w:val="000000"/>
                  <w:sz w:val="24"/>
                  <w:szCs w:val="24"/>
                  <w:rPrChange w:id="631" w:author="Crossley, Michael" w:date="2023-03-14T09:15:00Z">
                    <w:rPr>
                      <w:rFonts w:ascii="Calibri" w:hAnsi="Calibri" w:cs="Calibri"/>
                      <w:b/>
                      <w:bCs/>
                      <w:color w:val="000000"/>
                    </w:rPr>
                  </w:rPrChange>
                </w:rPr>
                <w:t>0.031</w:t>
              </w:r>
            </w:ins>
          </w:p>
        </w:tc>
      </w:tr>
      <w:tr w:rsidR="00FC30B4" w:rsidRPr="00FC30B4" w14:paraId="0E3A39FA" w14:textId="77777777" w:rsidTr="00FC30B4">
        <w:trPr>
          <w:trHeight w:val="290"/>
          <w:ins w:id="632" w:author="Crossley, Michael" w:date="2023-03-14T09:15:00Z"/>
        </w:trPr>
        <w:tc>
          <w:tcPr>
            <w:tcW w:w="908" w:type="pct"/>
            <w:tcBorders>
              <w:top w:val="nil"/>
              <w:left w:val="nil"/>
              <w:bottom w:val="nil"/>
              <w:right w:val="nil"/>
            </w:tcBorders>
            <w:shd w:val="clear" w:color="auto" w:fill="auto"/>
            <w:noWrap/>
            <w:tcMar>
              <w:top w:w="15" w:type="dxa"/>
              <w:left w:w="15" w:type="dxa"/>
              <w:bottom w:w="0" w:type="dxa"/>
              <w:right w:w="15" w:type="dxa"/>
            </w:tcMar>
            <w:vAlign w:val="bottom"/>
            <w:hideMark/>
          </w:tcPr>
          <w:p w14:paraId="3A4FE4D1" w14:textId="77777777" w:rsidR="00012282" w:rsidRPr="00012282" w:rsidRDefault="00012282">
            <w:pPr>
              <w:jc w:val="right"/>
              <w:rPr>
                <w:ins w:id="633" w:author="Crossley, Michael" w:date="2023-03-14T09:15:00Z"/>
                <w:rFonts w:ascii="Times New Roman" w:hAnsi="Times New Roman" w:cs="Times New Roman"/>
                <w:b/>
                <w:bCs/>
                <w:color w:val="000000"/>
                <w:sz w:val="24"/>
                <w:szCs w:val="24"/>
                <w:rPrChange w:id="634" w:author="Crossley, Michael" w:date="2023-03-14T09:15:00Z">
                  <w:rPr>
                    <w:ins w:id="635" w:author="Crossley, Michael" w:date="2023-03-14T09:15:00Z"/>
                    <w:rFonts w:ascii="Calibri" w:hAnsi="Calibri" w:cs="Calibri"/>
                    <w:b/>
                    <w:bCs/>
                    <w:color w:val="000000"/>
                  </w:rPr>
                </w:rPrChange>
              </w:rPr>
            </w:pPr>
          </w:p>
        </w:tc>
        <w:tc>
          <w:tcPr>
            <w:tcW w:w="1051" w:type="pct"/>
            <w:tcBorders>
              <w:top w:val="nil"/>
              <w:left w:val="nil"/>
              <w:bottom w:val="nil"/>
              <w:right w:val="nil"/>
            </w:tcBorders>
            <w:shd w:val="clear" w:color="auto" w:fill="auto"/>
            <w:noWrap/>
            <w:tcMar>
              <w:top w:w="15" w:type="dxa"/>
              <w:left w:w="15" w:type="dxa"/>
              <w:bottom w:w="0" w:type="dxa"/>
              <w:right w:w="15" w:type="dxa"/>
            </w:tcMar>
            <w:vAlign w:val="bottom"/>
            <w:hideMark/>
          </w:tcPr>
          <w:p w14:paraId="2609E8FD" w14:textId="77777777" w:rsidR="00012282" w:rsidRPr="00012282" w:rsidRDefault="00012282">
            <w:pPr>
              <w:rPr>
                <w:ins w:id="636" w:author="Crossley, Michael" w:date="2023-03-14T09:15:00Z"/>
                <w:rFonts w:ascii="Times New Roman" w:hAnsi="Times New Roman" w:cs="Times New Roman"/>
                <w:color w:val="000000"/>
                <w:sz w:val="24"/>
                <w:szCs w:val="24"/>
                <w:rPrChange w:id="637" w:author="Crossley, Michael" w:date="2023-03-14T09:15:00Z">
                  <w:rPr>
                    <w:ins w:id="638" w:author="Crossley, Michael" w:date="2023-03-14T09:15:00Z"/>
                    <w:rFonts w:ascii="Calibri" w:hAnsi="Calibri" w:cs="Calibri"/>
                    <w:color w:val="000000"/>
                  </w:rPr>
                </w:rPrChange>
              </w:rPr>
            </w:pPr>
            <w:ins w:id="639" w:author="Crossley, Michael" w:date="2023-03-14T09:15:00Z">
              <w:r w:rsidRPr="00012282">
                <w:rPr>
                  <w:rFonts w:ascii="Times New Roman" w:hAnsi="Times New Roman" w:cs="Times New Roman"/>
                  <w:color w:val="000000"/>
                  <w:sz w:val="24"/>
                  <w:szCs w:val="24"/>
                  <w:rPrChange w:id="640" w:author="Crossley, Michael" w:date="2023-03-14T09:15:00Z">
                    <w:rPr>
                      <w:rFonts w:ascii="Calibri" w:hAnsi="Calibri" w:cs="Calibri"/>
                      <w:color w:val="000000"/>
                    </w:rPr>
                  </w:rPrChange>
                </w:rPr>
                <w:t>Prop. alfalfa</w:t>
              </w:r>
            </w:ins>
          </w:p>
        </w:tc>
        <w:tc>
          <w:tcPr>
            <w:tcW w:w="829" w:type="pct"/>
            <w:tcBorders>
              <w:top w:val="nil"/>
              <w:left w:val="nil"/>
              <w:bottom w:val="nil"/>
              <w:right w:val="nil"/>
            </w:tcBorders>
            <w:shd w:val="clear" w:color="auto" w:fill="auto"/>
            <w:noWrap/>
            <w:tcMar>
              <w:top w:w="15" w:type="dxa"/>
              <w:left w:w="15" w:type="dxa"/>
              <w:bottom w:w="0" w:type="dxa"/>
              <w:right w:w="15" w:type="dxa"/>
            </w:tcMar>
            <w:vAlign w:val="bottom"/>
            <w:hideMark/>
          </w:tcPr>
          <w:p w14:paraId="653BFB30" w14:textId="77777777" w:rsidR="00012282" w:rsidRPr="00012282" w:rsidRDefault="00012282">
            <w:pPr>
              <w:jc w:val="right"/>
              <w:rPr>
                <w:ins w:id="641" w:author="Crossley, Michael" w:date="2023-03-14T09:15:00Z"/>
                <w:rFonts w:ascii="Times New Roman" w:hAnsi="Times New Roman" w:cs="Times New Roman"/>
                <w:color w:val="000000"/>
                <w:sz w:val="24"/>
                <w:szCs w:val="24"/>
                <w:rPrChange w:id="642" w:author="Crossley, Michael" w:date="2023-03-14T09:15:00Z">
                  <w:rPr>
                    <w:ins w:id="643" w:author="Crossley, Michael" w:date="2023-03-14T09:15:00Z"/>
                    <w:rFonts w:ascii="Calibri" w:hAnsi="Calibri" w:cs="Calibri"/>
                    <w:color w:val="000000"/>
                  </w:rPr>
                </w:rPrChange>
              </w:rPr>
            </w:pPr>
            <w:ins w:id="644" w:author="Crossley, Michael" w:date="2023-03-14T09:15:00Z">
              <w:r w:rsidRPr="00012282">
                <w:rPr>
                  <w:rFonts w:ascii="Times New Roman" w:hAnsi="Times New Roman" w:cs="Times New Roman"/>
                  <w:color w:val="000000"/>
                  <w:sz w:val="24"/>
                  <w:szCs w:val="24"/>
                  <w:rPrChange w:id="645" w:author="Crossley, Michael" w:date="2023-03-14T09:15:00Z">
                    <w:rPr>
                      <w:rFonts w:ascii="Calibri" w:hAnsi="Calibri" w:cs="Calibri"/>
                      <w:color w:val="000000"/>
                    </w:rPr>
                  </w:rPrChange>
                </w:rPr>
                <w:t>18.70</w:t>
              </w:r>
            </w:ins>
          </w:p>
        </w:tc>
        <w:tc>
          <w:tcPr>
            <w:tcW w:w="674" w:type="pct"/>
            <w:tcBorders>
              <w:top w:val="nil"/>
              <w:left w:val="nil"/>
              <w:bottom w:val="nil"/>
              <w:right w:val="nil"/>
            </w:tcBorders>
            <w:shd w:val="clear" w:color="auto" w:fill="auto"/>
            <w:noWrap/>
            <w:tcMar>
              <w:top w:w="15" w:type="dxa"/>
              <w:left w:w="15" w:type="dxa"/>
              <w:bottom w:w="0" w:type="dxa"/>
              <w:right w:w="15" w:type="dxa"/>
            </w:tcMar>
            <w:vAlign w:val="bottom"/>
            <w:hideMark/>
          </w:tcPr>
          <w:p w14:paraId="49205301" w14:textId="77777777" w:rsidR="00012282" w:rsidRPr="00012282" w:rsidRDefault="00012282">
            <w:pPr>
              <w:jc w:val="right"/>
              <w:rPr>
                <w:ins w:id="646" w:author="Crossley, Michael" w:date="2023-03-14T09:15:00Z"/>
                <w:rFonts w:ascii="Times New Roman" w:hAnsi="Times New Roman" w:cs="Times New Roman"/>
                <w:color w:val="000000"/>
                <w:sz w:val="24"/>
                <w:szCs w:val="24"/>
                <w:rPrChange w:id="647" w:author="Crossley, Michael" w:date="2023-03-14T09:15:00Z">
                  <w:rPr>
                    <w:ins w:id="648" w:author="Crossley, Michael" w:date="2023-03-14T09:15:00Z"/>
                    <w:rFonts w:ascii="Calibri" w:hAnsi="Calibri" w:cs="Calibri"/>
                    <w:color w:val="000000"/>
                  </w:rPr>
                </w:rPrChange>
              </w:rPr>
            </w:pPr>
            <w:ins w:id="649" w:author="Crossley, Michael" w:date="2023-03-14T09:15:00Z">
              <w:r w:rsidRPr="00012282">
                <w:rPr>
                  <w:rFonts w:ascii="Times New Roman" w:hAnsi="Times New Roman" w:cs="Times New Roman"/>
                  <w:color w:val="000000"/>
                  <w:sz w:val="24"/>
                  <w:szCs w:val="24"/>
                  <w:rPrChange w:id="650" w:author="Crossley, Michael" w:date="2023-03-14T09:15:00Z">
                    <w:rPr>
                      <w:rFonts w:ascii="Calibri" w:hAnsi="Calibri" w:cs="Calibri"/>
                      <w:color w:val="000000"/>
                    </w:rPr>
                  </w:rPrChange>
                </w:rPr>
                <w:t>38.21</w:t>
              </w:r>
            </w:ins>
          </w:p>
        </w:tc>
        <w:tc>
          <w:tcPr>
            <w:tcW w:w="710" w:type="pct"/>
            <w:tcBorders>
              <w:top w:val="nil"/>
              <w:left w:val="nil"/>
              <w:bottom w:val="nil"/>
              <w:right w:val="nil"/>
            </w:tcBorders>
            <w:shd w:val="clear" w:color="auto" w:fill="auto"/>
            <w:noWrap/>
            <w:tcMar>
              <w:top w:w="15" w:type="dxa"/>
              <w:left w:w="15" w:type="dxa"/>
              <w:bottom w:w="0" w:type="dxa"/>
              <w:right w:w="15" w:type="dxa"/>
            </w:tcMar>
            <w:vAlign w:val="bottom"/>
            <w:hideMark/>
          </w:tcPr>
          <w:p w14:paraId="781D1CC9" w14:textId="77777777" w:rsidR="00012282" w:rsidRPr="00012282" w:rsidRDefault="00012282">
            <w:pPr>
              <w:jc w:val="right"/>
              <w:rPr>
                <w:ins w:id="651" w:author="Crossley, Michael" w:date="2023-03-14T09:15:00Z"/>
                <w:rFonts w:ascii="Times New Roman" w:hAnsi="Times New Roman" w:cs="Times New Roman"/>
                <w:color w:val="000000"/>
                <w:sz w:val="24"/>
                <w:szCs w:val="24"/>
                <w:rPrChange w:id="652" w:author="Crossley, Michael" w:date="2023-03-14T09:15:00Z">
                  <w:rPr>
                    <w:ins w:id="653" w:author="Crossley, Michael" w:date="2023-03-14T09:15:00Z"/>
                    <w:rFonts w:ascii="Calibri" w:hAnsi="Calibri" w:cs="Calibri"/>
                    <w:color w:val="000000"/>
                  </w:rPr>
                </w:rPrChange>
              </w:rPr>
            </w:pPr>
            <w:ins w:id="654" w:author="Crossley, Michael" w:date="2023-03-14T09:15:00Z">
              <w:r w:rsidRPr="00012282">
                <w:rPr>
                  <w:rFonts w:ascii="Times New Roman" w:hAnsi="Times New Roman" w:cs="Times New Roman"/>
                  <w:color w:val="000000"/>
                  <w:sz w:val="24"/>
                  <w:szCs w:val="24"/>
                  <w:rPrChange w:id="655" w:author="Crossley, Michael" w:date="2023-03-14T09:15:00Z">
                    <w:rPr>
                      <w:rFonts w:ascii="Calibri" w:hAnsi="Calibri" w:cs="Calibri"/>
                      <w:color w:val="000000"/>
                    </w:rPr>
                  </w:rPrChange>
                </w:rPr>
                <w:t>0.49</w:t>
              </w:r>
            </w:ins>
          </w:p>
        </w:tc>
        <w:tc>
          <w:tcPr>
            <w:tcW w:w="828" w:type="pct"/>
            <w:tcBorders>
              <w:top w:val="nil"/>
              <w:left w:val="nil"/>
              <w:bottom w:val="nil"/>
              <w:right w:val="nil"/>
            </w:tcBorders>
            <w:shd w:val="clear" w:color="auto" w:fill="auto"/>
            <w:noWrap/>
            <w:tcMar>
              <w:top w:w="15" w:type="dxa"/>
              <w:left w:w="15" w:type="dxa"/>
              <w:bottom w:w="0" w:type="dxa"/>
              <w:right w:w="15" w:type="dxa"/>
            </w:tcMar>
            <w:vAlign w:val="bottom"/>
            <w:hideMark/>
          </w:tcPr>
          <w:p w14:paraId="0FE6398B" w14:textId="77777777" w:rsidR="00012282" w:rsidRPr="00012282" w:rsidRDefault="00012282">
            <w:pPr>
              <w:jc w:val="right"/>
              <w:rPr>
                <w:ins w:id="656" w:author="Crossley, Michael" w:date="2023-03-14T09:15:00Z"/>
                <w:rFonts w:ascii="Times New Roman" w:hAnsi="Times New Roman" w:cs="Times New Roman"/>
                <w:color w:val="000000"/>
                <w:sz w:val="24"/>
                <w:szCs w:val="24"/>
                <w:rPrChange w:id="657" w:author="Crossley, Michael" w:date="2023-03-14T09:15:00Z">
                  <w:rPr>
                    <w:ins w:id="658" w:author="Crossley, Michael" w:date="2023-03-14T09:15:00Z"/>
                    <w:rFonts w:ascii="Calibri" w:hAnsi="Calibri" w:cs="Calibri"/>
                    <w:color w:val="000000"/>
                  </w:rPr>
                </w:rPrChange>
              </w:rPr>
            </w:pPr>
            <w:ins w:id="659" w:author="Crossley, Michael" w:date="2023-03-14T09:15:00Z">
              <w:r w:rsidRPr="00012282">
                <w:rPr>
                  <w:rFonts w:ascii="Times New Roman" w:hAnsi="Times New Roman" w:cs="Times New Roman"/>
                  <w:color w:val="000000"/>
                  <w:sz w:val="24"/>
                  <w:szCs w:val="24"/>
                  <w:rPrChange w:id="660" w:author="Crossley, Michael" w:date="2023-03-14T09:15:00Z">
                    <w:rPr>
                      <w:rFonts w:ascii="Calibri" w:hAnsi="Calibri" w:cs="Calibri"/>
                      <w:color w:val="000000"/>
                    </w:rPr>
                  </w:rPrChange>
                </w:rPr>
                <w:t>0.625</w:t>
              </w:r>
            </w:ins>
          </w:p>
        </w:tc>
      </w:tr>
      <w:tr w:rsidR="00FC30B4" w:rsidRPr="00FC30B4" w14:paraId="2735D747" w14:textId="77777777" w:rsidTr="00FC30B4">
        <w:trPr>
          <w:trHeight w:val="290"/>
          <w:ins w:id="661" w:author="Crossley, Michael" w:date="2023-03-14T09:15:00Z"/>
        </w:trPr>
        <w:tc>
          <w:tcPr>
            <w:tcW w:w="908"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ACEF34D" w14:textId="77777777" w:rsidR="00012282" w:rsidRPr="00012282" w:rsidRDefault="00012282">
            <w:pPr>
              <w:rPr>
                <w:ins w:id="662" w:author="Crossley, Michael" w:date="2023-03-14T09:15:00Z"/>
                <w:rFonts w:ascii="Times New Roman" w:hAnsi="Times New Roman" w:cs="Times New Roman"/>
                <w:color w:val="000000"/>
                <w:sz w:val="24"/>
                <w:szCs w:val="24"/>
                <w:rPrChange w:id="663" w:author="Crossley, Michael" w:date="2023-03-14T09:15:00Z">
                  <w:rPr>
                    <w:ins w:id="664" w:author="Crossley, Michael" w:date="2023-03-14T09:15:00Z"/>
                    <w:rFonts w:ascii="Calibri" w:hAnsi="Calibri" w:cs="Calibri"/>
                    <w:color w:val="000000"/>
                  </w:rPr>
                </w:rPrChange>
              </w:rPr>
            </w:pPr>
            <w:ins w:id="665" w:author="Crossley, Michael" w:date="2023-03-14T09:15:00Z">
              <w:r w:rsidRPr="00012282">
                <w:rPr>
                  <w:rFonts w:ascii="Times New Roman" w:hAnsi="Times New Roman" w:cs="Times New Roman"/>
                  <w:color w:val="000000"/>
                  <w:sz w:val="24"/>
                  <w:szCs w:val="24"/>
                  <w:rPrChange w:id="666" w:author="Crossley, Michael" w:date="2023-03-14T09:15:00Z">
                    <w:rPr>
                      <w:rFonts w:ascii="Calibri" w:hAnsi="Calibri" w:cs="Calibri"/>
                      <w:color w:val="000000"/>
                    </w:rPr>
                  </w:rPrChange>
                </w:rPr>
                <w:t> </w:t>
              </w:r>
            </w:ins>
          </w:p>
        </w:tc>
        <w:tc>
          <w:tcPr>
            <w:tcW w:w="1051"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058B5C1" w14:textId="77777777" w:rsidR="00012282" w:rsidRPr="00012282" w:rsidRDefault="00012282">
            <w:pPr>
              <w:rPr>
                <w:ins w:id="667" w:author="Crossley, Michael" w:date="2023-03-14T09:15:00Z"/>
                <w:rFonts w:ascii="Times New Roman" w:hAnsi="Times New Roman" w:cs="Times New Roman"/>
                <w:color w:val="000000"/>
                <w:sz w:val="24"/>
                <w:szCs w:val="24"/>
                <w:rPrChange w:id="668" w:author="Crossley, Michael" w:date="2023-03-14T09:15:00Z">
                  <w:rPr>
                    <w:ins w:id="669" w:author="Crossley, Michael" w:date="2023-03-14T09:15:00Z"/>
                    <w:rFonts w:ascii="Calibri" w:hAnsi="Calibri" w:cs="Calibri"/>
                    <w:color w:val="000000"/>
                  </w:rPr>
                </w:rPrChange>
              </w:rPr>
            </w:pPr>
            <w:ins w:id="670" w:author="Crossley, Michael" w:date="2023-03-14T09:15:00Z">
              <w:r w:rsidRPr="00012282">
                <w:rPr>
                  <w:rFonts w:ascii="Times New Roman" w:hAnsi="Times New Roman" w:cs="Times New Roman"/>
                  <w:color w:val="000000"/>
                  <w:sz w:val="24"/>
                  <w:szCs w:val="24"/>
                  <w:rPrChange w:id="671" w:author="Crossley, Michael" w:date="2023-03-14T09:15:00Z">
                    <w:rPr>
                      <w:rFonts w:ascii="Calibri" w:hAnsi="Calibri" w:cs="Calibri"/>
                      <w:color w:val="000000"/>
                    </w:rPr>
                  </w:rPrChange>
                </w:rPr>
                <w:t>Prop. beans</w:t>
              </w:r>
            </w:ins>
          </w:p>
        </w:tc>
        <w:tc>
          <w:tcPr>
            <w:tcW w:w="829"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6416C6E" w14:textId="77777777" w:rsidR="00012282" w:rsidRPr="00012282" w:rsidRDefault="00012282">
            <w:pPr>
              <w:jc w:val="right"/>
              <w:rPr>
                <w:ins w:id="672" w:author="Crossley, Michael" w:date="2023-03-14T09:15:00Z"/>
                <w:rFonts w:ascii="Times New Roman" w:hAnsi="Times New Roman" w:cs="Times New Roman"/>
                <w:color w:val="000000"/>
                <w:sz w:val="24"/>
                <w:szCs w:val="24"/>
                <w:rPrChange w:id="673" w:author="Crossley, Michael" w:date="2023-03-14T09:15:00Z">
                  <w:rPr>
                    <w:ins w:id="674" w:author="Crossley, Michael" w:date="2023-03-14T09:15:00Z"/>
                    <w:rFonts w:ascii="Calibri" w:hAnsi="Calibri" w:cs="Calibri"/>
                    <w:color w:val="000000"/>
                  </w:rPr>
                </w:rPrChange>
              </w:rPr>
            </w:pPr>
            <w:ins w:id="675" w:author="Crossley, Michael" w:date="2023-03-14T09:15:00Z">
              <w:r w:rsidRPr="00012282">
                <w:rPr>
                  <w:rFonts w:ascii="Times New Roman" w:hAnsi="Times New Roman" w:cs="Times New Roman"/>
                  <w:color w:val="000000"/>
                  <w:sz w:val="24"/>
                  <w:szCs w:val="24"/>
                  <w:rPrChange w:id="676" w:author="Crossley, Michael" w:date="2023-03-14T09:15:00Z">
                    <w:rPr>
                      <w:rFonts w:ascii="Calibri" w:hAnsi="Calibri" w:cs="Calibri"/>
                      <w:color w:val="000000"/>
                    </w:rPr>
                  </w:rPrChange>
                </w:rPr>
                <w:t>-7.67</w:t>
              </w:r>
            </w:ins>
          </w:p>
        </w:tc>
        <w:tc>
          <w:tcPr>
            <w:tcW w:w="674"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6E97E19" w14:textId="77777777" w:rsidR="00012282" w:rsidRPr="00012282" w:rsidRDefault="00012282">
            <w:pPr>
              <w:jc w:val="right"/>
              <w:rPr>
                <w:ins w:id="677" w:author="Crossley, Michael" w:date="2023-03-14T09:15:00Z"/>
                <w:rFonts w:ascii="Times New Roman" w:hAnsi="Times New Roman" w:cs="Times New Roman"/>
                <w:color w:val="000000"/>
                <w:sz w:val="24"/>
                <w:szCs w:val="24"/>
                <w:rPrChange w:id="678" w:author="Crossley, Michael" w:date="2023-03-14T09:15:00Z">
                  <w:rPr>
                    <w:ins w:id="679" w:author="Crossley, Michael" w:date="2023-03-14T09:15:00Z"/>
                    <w:rFonts w:ascii="Calibri" w:hAnsi="Calibri" w:cs="Calibri"/>
                    <w:color w:val="000000"/>
                  </w:rPr>
                </w:rPrChange>
              </w:rPr>
            </w:pPr>
            <w:ins w:id="680" w:author="Crossley, Michael" w:date="2023-03-14T09:15:00Z">
              <w:r w:rsidRPr="00012282">
                <w:rPr>
                  <w:rFonts w:ascii="Times New Roman" w:hAnsi="Times New Roman" w:cs="Times New Roman"/>
                  <w:color w:val="000000"/>
                  <w:sz w:val="24"/>
                  <w:szCs w:val="24"/>
                  <w:rPrChange w:id="681" w:author="Crossley, Michael" w:date="2023-03-14T09:15:00Z">
                    <w:rPr>
                      <w:rFonts w:ascii="Calibri" w:hAnsi="Calibri" w:cs="Calibri"/>
                      <w:color w:val="000000"/>
                    </w:rPr>
                  </w:rPrChange>
                </w:rPr>
                <w:t>16.51</w:t>
              </w:r>
            </w:ins>
          </w:p>
        </w:tc>
        <w:tc>
          <w:tcPr>
            <w:tcW w:w="710"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6973929" w14:textId="77777777" w:rsidR="00012282" w:rsidRPr="00012282" w:rsidRDefault="00012282">
            <w:pPr>
              <w:jc w:val="right"/>
              <w:rPr>
                <w:ins w:id="682" w:author="Crossley, Michael" w:date="2023-03-14T09:15:00Z"/>
                <w:rFonts w:ascii="Times New Roman" w:hAnsi="Times New Roman" w:cs="Times New Roman"/>
                <w:color w:val="000000"/>
                <w:sz w:val="24"/>
                <w:szCs w:val="24"/>
                <w:rPrChange w:id="683" w:author="Crossley, Michael" w:date="2023-03-14T09:15:00Z">
                  <w:rPr>
                    <w:ins w:id="684" w:author="Crossley, Michael" w:date="2023-03-14T09:15:00Z"/>
                    <w:rFonts w:ascii="Calibri" w:hAnsi="Calibri" w:cs="Calibri"/>
                    <w:color w:val="000000"/>
                  </w:rPr>
                </w:rPrChange>
              </w:rPr>
            </w:pPr>
            <w:ins w:id="685" w:author="Crossley, Michael" w:date="2023-03-14T09:15:00Z">
              <w:r w:rsidRPr="00012282">
                <w:rPr>
                  <w:rFonts w:ascii="Times New Roman" w:hAnsi="Times New Roman" w:cs="Times New Roman"/>
                  <w:color w:val="000000"/>
                  <w:sz w:val="24"/>
                  <w:szCs w:val="24"/>
                  <w:rPrChange w:id="686" w:author="Crossley, Michael" w:date="2023-03-14T09:15:00Z">
                    <w:rPr>
                      <w:rFonts w:ascii="Calibri" w:hAnsi="Calibri" w:cs="Calibri"/>
                      <w:color w:val="000000"/>
                    </w:rPr>
                  </w:rPrChange>
                </w:rPr>
                <w:t>-0.47</w:t>
              </w:r>
            </w:ins>
          </w:p>
        </w:tc>
        <w:tc>
          <w:tcPr>
            <w:tcW w:w="828"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2789696" w14:textId="77777777" w:rsidR="00012282" w:rsidRPr="00012282" w:rsidRDefault="00012282">
            <w:pPr>
              <w:jc w:val="right"/>
              <w:rPr>
                <w:ins w:id="687" w:author="Crossley, Michael" w:date="2023-03-14T09:15:00Z"/>
                <w:rFonts w:ascii="Times New Roman" w:hAnsi="Times New Roman" w:cs="Times New Roman"/>
                <w:color w:val="000000"/>
                <w:sz w:val="24"/>
                <w:szCs w:val="24"/>
                <w:rPrChange w:id="688" w:author="Crossley, Michael" w:date="2023-03-14T09:15:00Z">
                  <w:rPr>
                    <w:ins w:id="689" w:author="Crossley, Michael" w:date="2023-03-14T09:15:00Z"/>
                    <w:rFonts w:ascii="Calibri" w:hAnsi="Calibri" w:cs="Calibri"/>
                    <w:color w:val="000000"/>
                  </w:rPr>
                </w:rPrChange>
              </w:rPr>
            </w:pPr>
            <w:ins w:id="690" w:author="Crossley, Michael" w:date="2023-03-14T09:15:00Z">
              <w:r w:rsidRPr="00012282">
                <w:rPr>
                  <w:rFonts w:ascii="Times New Roman" w:hAnsi="Times New Roman" w:cs="Times New Roman"/>
                  <w:color w:val="000000"/>
                  <w:sz w:val="24"/>
                  <w:szCs w:val="24"/>
                  <w:rPrChange w:id="691" w:author="Crossley, Michael" w:date="2023-03-14T09:15:00Z">
                    <w:rPr>
                      <w:rFonts w:ascii="Calibri" w:hAnsi="Calibri" w:cs="Calibri"/>
                      <w:color w:val="000000"/>
                    </w:rPr>
                  </w:rPrChange>
                </w:rPr>
                <w:t>0.642</w:t>
              </w:r>
            </w:ins>
          </w:p>
        </w:tc>
      </w:tr>
    </w:tbl>
    <w:p w14:paraId="301380C8" w14:textId="57909004" w:rsidR="00012282" w:rsidRDefault="00012282">
      <w:pPr>
        <w:rPr>
          <w:ins w:id="692" w:author="Crossley, Michael" w:date="2023-03-14T09:14:00Z"/>
          <w:rFonts w:ascii="Times New Roman" w:hAnsi="Times New Roman" w:cs="Times New Roman"/>
          <w:b/>
          <w:bCs/>
          <w:sz w:val="24"/>
          <w:szCs w:val="24"/>
        </w:rPr>
      </w:pPr>
      <w:ins w:id="693" w:author="Crossley, Michael" w:date="2023-03-14T09:15:00Z">
        <w:r>
          <w:rPr>
            <w:rFonts w:ascii="Times New Roman" w:hAnsi="Times New Roman" w:cs="Times New Roman"/>
            <w:b/>
            <w:bCs/>
            <w:sz w:val="24"/>
            <w:szCs w:val="24"/>
          </w:rPr>
          <w:t xml:space="preserve"> </w:t>
        </w:r>
      </w:ins>
      <w:ins w:id="694" w:author="Crossley, Michael" w:date="2023-03-14T09:14:00Z">
        <w:r>
          <w:rPr>
            <w:rFonts w:ascii="Times New Roman" w:hAnsi="Times New Roman" w:cs="Times New Roman"/>
            <w:b/>
            <w:bCs/>
            <w:sz w:val="24"/>
            <w:szCs w:val="24"/>
          </w:rPr>
          <w:br w:type="page"/>
        </w:r>
      </w:ins>
    </w:p>
    <w:p w14:paraId="7ED6F31D" w14:textId="73CA39AC" w:rsidR="00D21F0B" w:rsidRDefault="000B3BDD" w:rsidP="006651DE">
      <w:pPr>
        <w:widowControl w:val="0"/>
        <w:autoSpaceDE w:val="0"/>
        <w:autoSpaceDN w:val="0"/>
        <w:adjustRightInd w:val="0"/>
        <w:spacing w:after="0" w:line="480" w:lineRule="auto"/>
        <w:ind w:left="720" w:hanging="720"/>
        <w:rPr>
          <w:rFonts w:ascii="Times New Roman" w:hAnsi="Times New Roman" w:cs="Times New Roman"/>
          <w:b/>
          <w:bCs/>
          <w:sz w:val="24"/>
          <w:szCs w:val="24"/>
        </w:rPr>
      </w:pPr>
      <w:r w:rsidRPr="00E0085B">
        <w:rPr>
          <w:rFonts w:ascii="Times New Roman" w:hAnsi="Times New Roman" w:cs="Times New Roman"/>
          <w:b/>
          <w:bCs/>
          <w:sz w:val="24"/>
          <w:szCs w:val="24"/>
        </w:rPr>
        <w:lastRenderedPageBreak/>
        <w:t>Figures</w:t>
      </w:r>
    </w:p>
    <w:p w14:paraId="41BFE979" w14:textId="6EC40490" w:rsidR="00F67436" w:rsidRDefault="004C2563" w:rsidP="006651DE">
      <w:pPr>
        <w:widowControl w:val="0"/>
        <w:autoSpaceDE w:val="0"/>
        <w:autoSpaceDN w:val="0"/>
        <w:adjustRightInd w:val="0"/>
        <w:spacing w:after="0" w:line="480" w:lineRule="auto"/>
        <w:ind w:left="720" w:hanging="72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DCB82E5" wp14:editId="547A1B5D">
            <wp:extent cx="5995025" cy="3129816"/>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12238" cy="3138803"/>
                    </a:xfrm>
                    <a:prstGeom prst="rect">
                      <a:avLst/>
                    </a:prstGeom>
                    <a:noFill/>
                  </pic:spPr>
                </pic:pic>
              </a:graphicData>
            </a:graphic>
          </wp:inline>
        </w:drawing>
      </w:r>
    </w:p>
    <w:p w14:paraId="0070F5AB" w14:textId="1350DC7C" w:rsidR="00394372" w:rsidRDefault="00443E13" w:rsidP="00394372">
      <w:pPr>
        <w:widowControl w:val="0"/>
        <w:autoSpaceDE w:val="0"/>
        <w:autoSpaceDN w:val="0"/>
        <w:adjustRightInd w:val="0"/>
        <w:spacing w:line="480" w:lineRule="auto"/>
        <w:rPr>
          <w:ins w:id="695" w:author="Crossley, Michael" w:date="2023-03-14T08:35:00Z"/>
          <w:rFonts w:ascii="Times New Roman" w:hAnsi="Times New Roman" w:cs="Times New Roman"/>
          <w:sz w:val="24"/>
          <w:szCs w:val="24"/>
        </w:rPr>
      </w:pPr>
      <w:r w:rsidRPr="00CB16A4">
        <w:rPr>
          <w:rFonts w:ascii="Times New Roman" w:hAnsi="Times New Roman" w:cs="Times New Roman"/>
          <w:b/>
          <w:sz w:val="24"/>
          <w:szCs w:val="24"/>
        </w:rPr>
        <w:t>Fig</w:t>
      </w:r>
      <w:ins w:id="696" w:author="Crossley, Michael" w:date="2023-03-14T08:35:00Z">
        <w:r w:rsidR="00394372">
          <w:rPr>
            <w:rFonts w:ascii="Times New Roman" w:hAnsi="Times New Roman" w:cs="Times New Roman"/>
            <w:b/>
            <w:sz w:val="24"/>
            <w:szCs w:val="24"/>
          </w:rPr>
          <w:t>ure</w:t>
        </w:r>
      </w:ins>
      <w:del w:id="697" w:author="Crossley, Michael" w:date="2023-03-14T08:35:00Z">
        <w:r w:rsidRPr="00CB16A4" w:rsidDel="00394372">
          <w:rPr>
            <w:rFonts w:ascii="Times New Roman" w:hAnsi="Times New Roman" w:cs="Times New Roman"/>
            <w:b/>
            <w:sz w:val="24"/>
            <w:szCs w:val="24"/>
          </w:rPr>
          <w:delText>.</w:delText>
        </w:r>
      </w:del>
      <w:r w:rsidRPr="00CB16A4">
        <w:rPr>
          <w:rFonts w:ascii="Times New Roman" w:hAnsi="Times New Roman" w:cs="Times New Roman"/>
          <w:b/>
          <w:sz w:val="24"/>
          <w:szCs w:val="24"/>
        </w:rPr>
        <w:t xml:space="preserve"> </w:t>
      </w:r>
      <w:r w:rsidR="004C2563">
        <w:rPr>
          <w:rFonts w:ascii="Times New Roman" w:hAnsi="Times New Roman" w:cs="Times New Roman"/>
          <w:b/>
          <w:sz w:val="24"/>
          <w:szCs w:val="24"/>
        </w:rPr>
        <w:t>1</w:t>
      </w:r>
      <w:r w:rsidRPr="00CB16A4">
        <w:rPr>
          <w:rFonts w:ascii="Times New Roman" w:hAnsi="Times New Roman" w:cs="Times New Roman"/>
          <w:b/>
          <w:sz w:val="24"/>
          <w:szCs w:val="24"/>
        </w:rPr>
        <w:t>.</w:t>
      </w:r>
      <w:r w:rsidRPr="00CB16A4">
        <w:rPr>
          <w:rFonts w:ascii="Times New Roman" w:hAnsi="Times New Roman" w:cs="Times New Roman"/>
          <w:sz w:val="24"/>
          <w:szCs w:val="24"/>
        </w:rPr>
        <w:t xml:space="preserve"> </w:t>
      </w:r>
      <w:r w:rsidR="007A4F9E" w:rsidRPr="00CB16A4">
        <w:rPr>
          <w:rFonts w:ascii="Times New Roman" w:hAnsi="Times New Roman" w:cs="Times New Roman"/>
          <w:sz w:val="24"/>
          <w:szCs w:val="24"/>
        </w:rPr>
        <w:t xml:space="preserve">Seasonal population dynamics of the potato leafhoppers, </w:t>
      </w:r>
      <w:r w:rsidR="007A4F9E" w:rsidRPr="00CB16A4">
        <w:rPr>
          <w:rFonts w:ascii="Times New Roman" w:hAnsi="Times New Roman" w:cs="Times New Roman"/>
          <w:i/>
          <w:iCs/>
          <w:sz w:val="24"/>
          <w:szCs w:val="24"/>
        </w:rPr>
        <w:t>Empoasca fabae</w:t>
      </w:r>
      <w:r w:rsidR="007A4F9E" w:rsidRPr="00CB16A4">
        <w:rPr>
          <w:rFonts w:ascii="Times New Roman" w:hAnsi="Times New Roman" w:cs="Times New Roman"/>
          <w:sz w:val="24"/>
          <w:szCs w:val="24"/>
        </w:rPr>
        <w:t>, collected in 2018, 2019</w:t>
      </w:r>
      <w:r w:rsidR="007B0259">
        <w:rPr>
          <w:rFonts w:ascii="Times New Roman" w:hAnsi="Times New Roman" w:cs="Times New Roman"/>
          <w:sz w:val="24"/>
          <w:szCs w:val="24"/>
        </w:rPr>
        <w:t>, 2020</w:t>
      </w:r>
      <w:r w:rsidR="007A4F9E" w:rsidRPr="00CB16A4">
        <w:rPr>
          <w:rFonts w:ascii="Times New Roman" w:hAnsi="Times New Roman" w:cs="Times New Roman"/>
          <w:sz w:val="24"/>
          <w:szCs w:val="24"/>
        </w:rPr>
        <w:t xml:space="preserve"> and </w:t>
      </w:r>
      <w:r w:rsidR="007B0259" w:rsidRPr="00CB16A4">
        <w:rPr>
          <w:rFonts w:ascii="Times New Roman" w:hAnsi="Times New Roman" w:cs="Times New Roman"/>
          <w:sz w:val="24"/>
          <w:szCs w:val="24"/>
        </w:rPr>
        <w:t>202</w:t>
      </w:r>
      <w:r w:rsidR="007B0259">
        <w:rPr>
          <w:rFonts w:ascii="Times New Roman" w:hAnsi="Times New Roman" w:cs="Times New Roman"/>
          <w:sz w:val="24"/>
          <w:szCs w:val="24"/>
        </w:rPr>
        <w:t xml:space="preserve">1 </w:t>
      </w:r>
      <w:r w:rsidR="007A4F9E" w:rsidRPr="00CB16A4">
        <w:rPr>
          <w:rFonts w:ascii="Times New Roman" w:hAnsi="Times New Roman" w:cs="Times New Roman"/>
          <w:sz w:val="24"/>
          <w:szCs w:val="24"/>
        </w:rPr>
        <w:t>from selected</w:t>
      </w:r>
      <w:ins w:id="698" w:author="Crossley, Michael" w:date="2023-03-09T09:31:00Z">
        <w:r w:rsidR="00A61497">
          <w:rPr>
            <w:rFonts w:ascii="Times New Roman" w:hAnsi="Times New Roman" w:cs="Times New Roman"/>
            <w:sz w:val="24"/>
            <w:szCs w:val="24"/>
          </w:rPr>
          <w:t xml:space="preserve"> sites and</w:t>
        </w:r>
      </w:ins>
      <w:r w:rsidR="007A4F9E" w:rsidRPr="00CB16A4">
        <w:rPr>
          <w:rFonts w:ascii="Times New Roman" w:hAnsi="Times New Roman" w:cs="Times New Roman"/>
          <w:sz w:val="24"/>
          <w:szCs w:val="24"/>
        </w:rPr>
        <w:t xml:space="preserve"> states</w:t>
      </w:r>
      <w:r w:rsidR="007B0259">
        <w:rPr>
          <w:rFonts w:ascii="Times New Roman" w:hAnsi="Times New Roman" w:cs="Times New Roman"/>
          <w:sz w:val="24"/>
          <w:szCs w:val="24"/>
        </w:rPr>
        <w:t xml:space="preserve"> </w:t>
      </w:r>
      <w:del w:id="699" w:author="Crossley, Michael" w:date="2023-03-09T09:31:00Z">
        <w:r w:rsidR="007B0259" w:rsidDel="00A61497">
          <w:rPr>
            <w:rFonts w:ascii="Times New Roman" w:hAnsi="Times New Roman" w:cs="Times New Roman"/>
            <w:sz w:val="24"/>
            <w:szCs w:val="24"/>
          </w:rPr>
          <w:delText>such as Illinois (IL), Indiana (IN), Iowa (IA) and Wisconsin (WI)</w:delText>
        </w:r>
      </w:del>
      <w:ins w:id="700" w:author="Crossley, Michael" w:date="2023-03-09T09:31:00Z">
        <w:r w:rsidR="00A61497">
          <w:rPr>
            <w:rFonts w:ascii="Times New Roman" w:hAnsi="Times New Roman" w:cs="Times New Roman"/>
            <w:sz w:val="24"/>
            <w:szCs w:val="24"/>
          </w:rPr>
          <w:t>rep</w:t>
        </w:r>
      </w:ins>
      <w:ins w:id="701" w:author="Crossley, Michael" w:date="2023-03-09T09:32:00Z">
        <w:r w:rsidR="00A61497">
          <w:rPr>
            <w:rFonts w:ascii="Times New Roman" w:hAnsi="Times New Roman" w:cs="Times New Roman"/>
            <w:sz w:val="24"/>
            <w:szCs w:val="24"/>
          </w:rPr>
          <w:t>resented by</w:t>
        </w:r>
      </w:ins>
      <w:del w:id="702" w:author="Crossley, Michael" w:date="2023-03-09T09:32:00Z">
        <w:r w:rsidR="007A4F9E" w:rsidRPr="00CB16A4" w:rsidDel="00A61497">
          <w:rPr>
            <w:rFonts w:ascii="Times New Roman" w:hAnsi="Times New Roman" w:cs="Times New Roman"/>
            <w:sz w:val="24"/>
            <w:szCs w:val="24"/>
          </w:rPr>
          <w:delText>in</w:delText>
        </w:r>
      </w:del>
      <w:r w:rsidR="007A4F9E" w:rsidRPr="00CB16A4">
        <w:rPr>
          <w:rFonts w:ascii="Times New Roman" w:hAnsi="Times New Roman" w:cs="Times New Roman"/>
          <w:sz w:val="24"/>
          <w:szCs w:val="24"/>
        </w:rPr>
        <w:t xml:space="preserve"> the Midwest Suction Trap Network. </w:t>
      </w:r>
    </w:p>
    <w:p w14:paraId="7A6EE161" w14:textId="77777777" w:rsidR="00394372" w:rsidRDefault="00394372">
      <w:pPr>
        <w:rPr>
          <w:ins w:id="703" w:author="Crossley, Michael" w:date="2023-03-14T08:35:00Z"/>
          <w:rFonts w:ascii="Times New Roman" w:hAnsi="Times New Roman" w:cs="Times New Roman"/>
          <w:sz w:val="24"/>
          <w:szCs w:val="24"/>
        </w:rPr>
      </w:pPr>
      <w:ins w:id="704" w:author="Crossley, Michael" w:date="2023-03-14T08:35:00Z">
        <w:r>
          <w:rPr>
            <w:rFonts w:ascii="Times New Roman" w:hAnsi="Times New Roman" w:cs="Times New Roman"/>
            <w:sz w:val="24"/>
            <w:szCs w:val="24"/>
          </w:rPr>
          <w:br w:type="page"/>
        </w:r>
      </w:ins>
    </w:p>
    <w:p w14:paraId="31D43272" w14:textId="6D00151B" w:rsidR="00443E13" w:rsidDel="00052EA5" w:rsidRDefault="00A93479" w:rsidP="00394372">
      <w:pPr>
        <w:widowControl w:val="0"/>
        <w:autoSpaceDE w:val="0"/>
        <w:autoSpaceDN w:val="0"/>
        <w:adjustRightInd w:val="0"/>
        <w:spacing w:line="480" w:lineRule="auto"/>
        <w:rPr>
          <w:del w:id="705" w:author="Crossley, Michael" w:date="2023-03-14T08:35:00Z"/>
          <w:rFonts w:ascii="Times New Roman" w:hAnsi="Times New Roman" w:cs="Times New Roman"/>
          <w:sz w:val="24"/>
          <w:szCs w:val="24"/>
        </w:rPr>
      </w:pPr>
      <w:ins w:id="706" w:author="Crossley, Michael" w:date="2023-03-14T08:56:00Z">
        <w:r>
          <w:rPr>
            <w:rFonts w:ascii="Times New Roman" w:hAnsi="Times New Roman" w:cs="Times New Roman"/>
            <w:noProof/>
            <w:sz w:val="24"/>
            <w:szCs w:val="24"/>
          </w:rPr>
          <w:lastRenderedPageBreak/>
          <w:drawing>
            <wp:inline distT="0" distB="0" distL="0" distR="0" wp14:anchorId="7227CE02" wp14:editId="42A91E66">
              <wp:extent cx="4572635" cy="6858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635" cy="6858635"/>
                      </a:xfrm>
                      <a:prstGeom prst="rect">
                        <a:avLst/>
                      </a:prstGeom>
                      <a:noFill/>
                    </pic:spPr>
                  </pic:pic>
                </a:graphicData>
              </a:graphic>
            </wp:inline>
          </w:drawing>
        </w:r>
      </w:ins>
    </w:p>
    <w:p w14:paraId="042D35EF" w14:textId="4746CDC7" w:rsidR="00052EA5" w:rsidRPr="00CB16A4" w:rsidRDefault="00052EA5" w:rsidP="00443E13">
      <w:pPr>
        <w:widowControl w:val="0"/>
        <w:autoSpaceDE w:val="0"/>
        <w:autoSpaceDN w:val="0"/>
        <w:adjustRightInd w:val="0"/>
        <w:spacing w:line="480" w:lineRule="auto"/>
        <w:rPr>
          <w:ins w:id="707" w:author="Crossley, Michael" w:date="2023-03-14T08:36:00Z"/>
          <w:rFonts w:ascii="Times New Roman" w:hAnsi="Times New Roman" w:cs="Times New Roman"/>
          <w:sz w:val="24"/>
          <w:szCs w:val="24"/>
        </w:rPr>
      </w:pPr>
    </w:p>
    <w:p w14:paraId="7A4EDB84" w14:textId="39F97E8C" w:rsidR="00052EA5" w:rsidRPr="00986229" w:rsidRDefault="00052EA5" w:rsidP="00394372">
      <w:pPr>
        <w:widowControl w:val="0"/>
        <w:autoSpaceDE w:val="0"/>
        <w:autoSpaceDN w:val="0"/>
        <w:adjustRightInd w:val="0"/>
        <w:spacing w:line="480" w:lineRule="auto"/>
        <w:rPr>
          <w:ins w:id="708" w:author="Crossley, Michael" w:date="2023-03-14T08:36:00Z"/>
          <w:rFonts w:ascii="Times New Roman" w:hAnsi="Times New Roman" w:cs="Times New Roman"/>
          <w:sz w:val="24"/>
          <w:szCs w:val="24"/>
          <w:rPrChange w:id="709" w:author="Crossley, Michael" w:date="2023-03-14T08:38:00Z">
            <w:rPr>
              <w:ins w:id="710" w:author="Crossley, Michael" w:date="2023-03-14T08:36:00Z"/>
              <w:rFonts w:ascii="Times New Roman" w:hAnsi="Times New Roman" w:cs="Times New Roman"/>
              <w:b/>
              <w:bCs/>
              <w:sz w:val="24"/>
              <w:szCs w:val="24"/>
            </w:rPr>
          </w:rPrChange>
        </w:rPr>
      </w:pPr>
      <w:ins w:id="711" w:author="Crossley, Michael" w:date="2023-03-14T08:36:00Z">
        <w:r>
          <w:rPr>
            <w:rFonts w:ascii="Times New Roman" w:hAnsi="Times New Roman" w:cs="Times New Roman"/>
            <w:b/>
            <w:bCs/>
            <w:sz w:val="24"/>
            <w:szCs w:val="24"/>
          </w:rPr>
          <w:t xml:space="preserve">Figure 2. </w:t>
        </w:r>
      </w:ins>
      <w:ins w:id="712" w:author="Crossley, Michael" w:date="2023-03-14T08:38:00Z">
        <w:r w:rsidR="00986229">
          <w:rPr>
            <w:rFonts w:ascii="Times New Roman" w:hAnsi="Times New Roman" w:cs="Times New Roman"/>
            <w:sz w:val="24"/>
            <w:szCs w:val="24"/>
          </w:rPr>
          <w:t xml:space="preserve">Potato leafhopper detections </w:t>
        </w:r>
      </w:ins>
      <w:ins w:id="713" w:author="Crossley, Michael" w:date="2023-03-14T08:39:00Z">
        <w:r w:rsidR="003F7DB2">
          <w:rPr>
            <w:rFonts w:ascii="Times New Roman" w:hAnsi="Times New Roman" w:cs="Times New Roman"/>
            <w:sz w:val="24"/>
            <w:szCs w:val="24"/>
          </w:rPr>
          <w:t xml:space="preserve">reported by the Midwest Suction Trap Network in 2018. </w:t>
        </w:r>
      </w:ins>
      <w:ins w:id="714" w:author="Crossley, Michael" w:date="2023-03-14T08:41:00Z">
        <w:r w:rsidR="00BA6FE0">
          <w:rPr>
            <w:rFonts w:ascii="Times New Roman" w:hAnsi="Times New Roman" w:cs="Times New Roman"/>
            <w:sz w:val="24"/>
            <w:szCs w:val="24"/>
          </w:rPr>
          <w:t>Maps depict i</w:t>
        </w:r>
      </w:ins>
      <w:ins w:id="715" w:author="Crossley, Michael" w:date="2023-03-14T08:40:00Z">
        <w:r w:rsidR="00125D5B">
          <w:rPr>
            <w:rFonts w:ascii="Times New Roman" w:hAnsi="Times New Roman" w:cs="Times New Roman"/>
            <w:sz w:val="24"/>
            <w:szCs w:val="24"/>
          </w:rPr>
          <w:t>nverse distance weight</w:t>
        </w:r>
      </w:ins>
      <w:ins w:id="716" w:author="Crossley, Michael" w:date="2023-03-14T08:41:00Z">
        <w:r w:rsidR="00BA6FE0">
          <w:rPr>
            <w:rFonts w:ascii="Times New Roman" w:hAnsi="Times New Roman" w:cs="Times New Roman"/>
            <w:sz w:val="24"/>
            <w:szCs w:val="24"/>
          </w:rPr>
          <w:t>ed</w:t>
        </w:r>
      </w:ins>
      <w:ins w:id="717" w:author="Crossley, Michael" w:date="2023-03-14T08:40:00Z">
        <w:r w:rsidR="00125D5B">
          <w:rPr>
            <w:rFonts w:ascii="Times New Roman" w:hAnsi="Times New Roman" w:cs="Times New Roman"/>
            <w:sz w:val="24"/>
            <w:szCs w:val="24"/>
          </w:rPr>
          <w:t xml:space="preserve"> </w:t>
        </w:r>
      </w:ins>
      <w:ins w:id="718" w:author="Crossley, Michael" w:date="2023-03-14T08:41:00Z">
        <w:r w:rsidR="00BA6FE0">
          <w:rPr>
            <w:rFonts w:ascii="Times New Roman" w:hAnsi="Times New Roman" w:cs="Times New Roman"/>
            <w:sz w:val="24"/>
            <w:szCs w:val="24"/>
          </w:rPr>
          <w:t>interpolations.</w:t>
        </w:r>
      </w:ins>
      <w:ins w:id="719" w:author="Crossley, Michael" w:date="2023-03-14T08:40:00Z">
        <w:r w:rsidR="003647E9">
          <w:rPr>
            <w:rFonts w:ascii="Times New Roman" w:hAnsi="Times New Roman" w:cs="Times New Roman"/>
            <w:sz w:val="24"/>
            <w:szCs w:val="24"/>
          </w:rPr>
          <w:t xml:space="preserve"> </w:t>
        </w:r>
      </w:ins>
    </w:p>
    <w:p w14:paraId="14C4928C" w14:textId="77777777" w:rsidR="00052EA5" w:rsidRDefault="00052EA5">
      <w:pPr>
        <w:rPr>
          <w:ins w:id="720" w:author="Crossley, Michael" w:date="2023-03-14T08:36:00Z"/>
          <w:rFonts w:ascii="Times New Roman" w:hAnsi="Times New Roman" w:cs="Times New Roman"/>
          <w:b/>
          <w:bCs/>
          <w:sz w:val="24"/>
          <w:szCs w:val="24"/>
        </w:rPr>
      </w:pPr>
      <w:ins w:id="721" w:author="Crossley, Michael" w:date="2023-03-14T08:36:00Z">
        <w:r>
          <w:rPr>
            <w:rFonts w:ascii="Times New Roman" w:hAnsi="Times New Roman" w:cs="Times New Roman"/>
            <w:b/>
            <w:bCs/>
            <w:sz w:val="24"/>
            <w:szCs w:val="24"/>
          </w:rPr>
          <w:br w:type="page"/>
        </w:r>
      </w:ins>
    </w:p>
    <w:p w14:paraId="19DEB315" w14:textId="17D49522" w:rsidR="00F90555" w:rsidDel="00052EA5" w:rsidRDefault="00F72E51" w:rsidP="00394372">
      <w:pPr>
        <w:widowControl w:val="0"/>
        <w:autoSpaceDE w:val="0"/>
        <w:autoSpaceDN w:val="0"/>
        <w:adjustRightInd w:val="0"/>
        <w:spacing w:line="480" w:lineRule="auto"/>
        <w:rPr>
          <w:del w:id="722" w:author="Crossley, Michael" w:date="2023-03-14T08:35:00Z"/>
          <w:rFonts w:ascii="Times New Roman" w:hAnsi="Times New Roman" w:cs="Times New Roman"/>
          <w:b/>
          <w:bCs/>
          <w:sz w:val="24"/>
          <w:szCs w:val="24"/>
        </w:rPr>
      </w:pPr>
      <w:ins w:id="723" w:author="Crossley, Michael" w:date="2023-03-14T08:57:00Z">
        <w:r>
          <w:rPr>
            <w:rFonts w:ascii="Times New Roman" w:hAnsi="Times New Roman" w:cs="Times New Roman"/>
            <w:b/>
            <w:bCs/>
            <w:noProof/>
            <w:sz w:val="24"/>
            <w:szCs w:val="24"/>
          </w:rPr>
          <w:lastRenderedPageBreak/>
          <w:drawing>
            <wp:inline distT="0" distB="0" distL="0" distR="0" wp14:anchorId="52D5A756" wp14:editId="150910C2">
              <wp:extent cx="4572635" cy="6858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635" cy="6858635"/>
                      </a:xfrm>
                      <a:prstGeom prst="rect">
                        <a:avLst/>
                      </a:prstGeom>
                      <a:noFill/>
                    </pic:spPr>
                  </pic:pic>
                </a:graphicData>
              </a:graphic>
            </wp:inline>
          </w:drawing>
        </w:r>
      </w:ins>
    </w:p>
    <w:p w14:paraId="375AB5BA" w14:textId="229ED050" w:rsidR="00052EA5" w:rsidRDefault="00052EA5" w:rsidP="00052EA5">
      <w:pPr>
        <w:widowControl w:val="0"/>
        <w:autoSpaceDE w:val="0"/>
        <w:autoSpaceDN w:val="0"/>
        <w:adjustRightInd w:val="0"/>
        <w:spacing w:after="0" w:line="480" w:lineRule="auto"/>
        <w:ind w:left="720" w:hanging="720"/>
        <w:rPr>
          <w:ins w:id="724" w:author="Crossley, Michael" w:date="2023-03-14T08:36:00Z"/>
          <w:rFonts w:ascii="Times New Roman" w:hAnsi="Times New Roman" w:cs="Times New Roman"/>
          <w:b/>
          <w:bCs/>
          <w:sz w:val="24"/>
          <w:szCs w:val="24"/>
        </w:rPr>
      </w:pPr>
    </w:p>
    <w:p w14:paraId="00989AE8" w14:textId="5B94500E" w:rsidR="00A219B3" w:rsidRDefault="00052EA5" w:rsidP="00394372">
      <w:pPr>
        <w:widowControl w:val="0"/>
        <w:autoSpaceDE w:val="0"/>
        <w:autoSpaceDN w:val="0"/>
        <w:adjustRightInd w:val="0"/>
        <w:spacing w:line="480" w:lineRule="auto"/>
        <w:rPr>
          <w:ins w:id="725" w:author="Crossley, Michael" w:date="2023-03-14T08:36:00Z"/>
          <w:rFonts w:ascii="Times New Roman" w:hAnsi="Times New Roman" w:cs="Times New Roman"/>
          <w:b/>
          <w:bCs/>
          <w:sz w:val="24"/>
          <w:szCs w:val="24"/>
        </w:rPr>
      </w:pPr>
      <w:ins w:id="726" w:author="Crossley, Michael" w:date="2023-03-14T08:36:00Z">
        <w:r>
          <w:rPr>
            <w:rFonts w:ascii="Times New Roman" w:hAnsi="Times New Roman" w:cs="Times New Roman"/>
            <w:b/>
            <w:bCs/>
            <w:sz w:val="24"/>
            <w:szCs w:val="24"/>
          </w:rPr>
          <w:t>Figure 3.</w:t>
        </w:r>
      </w:ins>
      <w:ins w:id="727" w:author="Crossley, Michael" w:date="2023-03-14T08:56:00Z">
        <w:r w:rsidR="00A93479">
          <w:rPr>
            <w:rFonts w:ascii="Times New Roman" w:hAnsi="Times New Roman" w:cs="Times New Roman"/>
            <w:b/>
            <w:bCs/>
            <w:sz w:val="24"/>
            <w:szCs w:val="24"/>
          </w:rPr>
          <w:t xml:space="preserve"> </w:t>
        </w:r>
        <w:r w:rsidR="00A93479">
          <w:rPr>
            <w:rFonts w:ascii="Times New Roman" w:hAnsi="Times New Roman" w:cs="Times New Roman"/>
            <w:sz w:val="24"/>
            <w:szCs w:val="24"/>
          </w:rPr>
          <w:t>Potato leafhopper detections reported by the Midwest Suction Trap Network in 201</w:t>
        </w:r>
        <w:r w:rsidR="00A93479">
          <w:rPr>
            <w:rFonts w:ascii="Times New Roman" w:hAnsi="Times New Roman" w:cs="Times New Roman"/>
            <w:sz w:val="24"/>
            <w:szCs w:val="24"/>
          </w:rPr>
          <w:t>9</w:t>
        </w:r>
        <w:r w:rsidR="00A93479">
          <w:rPr>
            <w:rFonts w:ascii="Times New Roman" w:hAnsi="Times New Roman" w:cs="Times New Roman"/>
            <w:sz w:val="24"/>
            <w:szCs w:val="24"/>
          </w:rPr>
          <w:t>. Maps depict inverse distance weighted interpolations.</w:t>
        </w:r>
      </w:ins>
    </w:p>
    <w:p w14:paraId="781D1168" w14:textId="77777777" w:rsidR="00A219B3" w:rsidRDefault="00A219B3">
      <w:pPr>
        <w:rPr>
          <w:ins w:id="728" w:author="Crossley, Michael" w:date="2023-03-14T08:36:00Z"/>
          <w:rFonts w:ascii="Times New Roman" w:hAnsi="Times New Roman" w:cs="Times New Roman"/>
          <w:b/>
          <w:bCs/>
          <w:sz w:val="24"/>
          <w:szCs w:val="24"/>
        </w:rPr>
      </w:pPr>
      <w:ins w:id="729" w:author="Crossley, Michael" w:date="2023-03-14T08:36:00Z">
        <w:r>
          <w:rPr>
            <w:rFonts w:ascii="Times New Roman" w:hAnsi="Times New Roman" w:cs="Times New Roman"/>
            <w:b/>
            <w:bCs/>
            <w:sz w:val="24"/>
            <w:szCs w:val="24"/>
          </w:rPr>
          <w:br w:type="page"/>
        </w:r>
      </w:ins>
    </w:p>
    <w:p w14:paraId="6F26FF66" w14:textId="6A55C0B9" w:rsidR="00687BF6" w:rsidDel="00A219B3" w:rsidRDefault="00F72E51" w:rsidP="00E62FC2">
      <w:pPr>
        <w:widowControl w:val="0"/>
        <w:autoSpaceDE w:val="0"/>
        <w:autoSpaceDN w:val="0"/>
        <w:adjustRightInd w:val="0"/>
        <w:spacing w:line="480" w:lineRule="auto"/>
        <w:rPr>
          <w:del w:id="730" w:author="Crossley, Michael" w:date="2023-03-14T08:35:00Z"/>
          <w:rFonts w:ascii="Times New Roman" w:hAnsi="Times New Roman" w:cs="Times New Roman"/>
          <w:b/>
          <w:bCs/>
          <w:sz w:val="24"/>
          <w:szCs w:val="24"/>
        </w:rPr>
      </w:pPr>
      <w:ins w:id="731" w:author="Crossley, Michael" w:date="2023-03-14T08:58:00Z">
        <w:r>
          <w:rPr>
            <w:rFonts w:ascii="Times New Roman" w:hAnsi="Times New Roman" w:cs="Times New Roman"/>
            <w:b/>
            <w:bCs/>
            <w:noProof/>
            <w:sz w:val="24"/>
            <w:szCs w:val="24"/>
          </w:rPr>
          <w:lastRenderedPageBreak/>
          <w:drawing>
            <wp:inline distT="0" distB="0" distL="0" distR="0" wp14:anchorId="69362368" wp14:editId="75CA3B66">
              <wp:extent cx="4572635" cy="6858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635" cy="6858635"/>
                      </a:xfrm>
                      <a:prstGeom prst="rect">
                        <a:avLst/>
                      </a:prstGeom>
                      <a:noFill/>
                    </pic:spPr>
                  </pic:pic>
                </a:graphicData>
              </a:graphic>
            </wp:inline>
          </w:drawing>
        </w:r>
      </w:ins>
    </w:p>
    <w:p w14:paraId="37B3D641" w14:textId="1783F78F" w:rsidR="00A219B3" w:rsidRDefault="00A219B3" w:rsidP="00F72E51">
      <w:pPr>
        <w:spacing w:after="0"/>
        <w:ind w:left="720" w:hanging="720"/>
        <w:rPr>
          <w:ins w:id="732" w:author="Crossley, Michael" w:date="2023-03-14T08:36:00Z"/>
          <w:rFonts w:ascii="Times New Roman" w:hAnsi="Times New Roman" w:cs="Times New Roman"/>
          <w:b/>
          <w:bCs/>
          <w:sz w:val="24"/>
          <w:szCs w:val="24"/>
        </w:rPr>
        <w:pPrChange w:id="733" w:author="Crossley, Michael" w:date="2023-03-14T08:57:00Z">
          <w:pPr>
            <w:spacing w:after="0"/>
            <w:ind w:left="720" w:hanging="720"/>
            <w:jc w:val="center"/>
          </w:pPr>
        </w:pPrChange>
      </w:pPr>
    </w:p>
    <w:p w14:paraId="20A1051F" w14:textId="66EA04AA" w:rsidR="00A93479" w:rsidRDefault="00A219B3" w:rsidP="00F72E51">
      <w:pPr>
        <w:widowControl w:val="0"/>
        <w:autoSpaceDE w:val="0"/>
        <w:autoSpaceDN w:val="0"/>
        <w:adjustRightInd w:val="0"/>
        <w:spacing w:line="480" w:lineRule="auto"/>
        <w:rPr>
          <w:ins w:id="734" w:author="Crossley, Michael" w:date="2023-03-14T08:56:00Z"/>
          <w:rFonts w:ascii="Times New Roman" w:hAnsi="Times New Roman" w:cs="Times New Roman"/>
          <w:sz w:val="24"/>
          <w:szCs w:val="24"/>
        </w:rPr>
        <w:pPrChange w:id="735" w:author="Crossley, Michael" w:date="2023-03-14T08:58:00Z">
          <w:pPr/>
        </w:pPrChange>
      </w:pPr>
      <w:ins w:id="736" w:author="Crossley, Michael" w:date="2023-03-14T08:36:00Z">
        <w:r>
          <w:rPr>
            <w:rFonts w:ascii="Times New Roman" w:hAnsi="Times New Roman" w:cs="Times New Roman"/>
            <w:b/>
            <w:bCs/>
            <w:sz w:val="24"/>
            <w:szCs w:val="24"/>
          </w:rPr>
          <w:t>Figure 4.</w:t>
        </w:r>
      </w:ins>
      <w:ins w:id="737" w:author="Crossley, Michael" w:date="2023-03-14T08:56:00Z">
        <w:r w:rsidR="00A93479">
          <w:rPr>
            <w:rFonts w:ascii="Times New Roman" w:hAnsi="Times New Roman" w:cs="Times New Roman"/>
            <w:b/>
            <w:bCs/>
            <w:sz w:val="24"/>
            <w:szCs w:val="24"/>
          </w:rPr>
          <w:t xml:space="preserve"> </w:t>
        </w:r>
        <w:r w:rsidR="00A93479">
          <w:rPr>
            <w:rFonts w:ascii="Times New Roman" w:hAnsi="Times New Roman" w:cs="Times New Roman"/>
            <w:sz w:val="24"/>
            <w:szCs w:val="24"/>
          </w:rPr>
          <w:t>Potato leafhopper detections reported by the Midwest Suction Trap Network in 20</w:t>
        </w:r>
        <w:r w:rsidR="00A93479">
          <w:rPr>
            <w:rFonts w:ascii="Times New Roman" w:hAnsi="Times New Roman" w:cs="Times New Roman"/>
            <w:sz w:val="24"/>
            <w:szCs w:val="24"/>
          </w:rPr>
          <w:t>20</w:t>
        </w:r>
        <w:r w:rsidR="00A93479">
          <w:rPr>
            <w:rFonts w:ascii="Times New Roman" w:hAnsi="Times New Roman" w:cs="Times New Roman"/>
            <w:sz w:val="24"/>
            <w:szCs w:val="24"/>
          </w:rPr>
          <w:t>. Maps depict inverse distance weighted interpolations.</w:t>
        </w:r>
        <w:r w:rsidR="00A93479">
          <w:rPr>
            <w:rFonts w:ascii="Times New Roman" w:hAnsi="Times New Roman" w:cs="Times New Roman"/>
            <w:sz w:val="24"/>
            <w:szCs w:val="24"/>
          </w:rPr>
          <w:br w:type="page"/>
        </w:r>
      </w:ins>
    </w:p>
    <w:p w14:paraId="1A622DBE" w14:textId="5C3A6B9E" w:rsidR="00A93479" w:rsidRDefault="00211465" w:rsidP="00394372">
      <w:pPr>
        <w:widowControl w:val="0"/>
        <w:autoSpaceDE w:val="0"/>
        <w:autoSpaceDN w:val="0"/>
        <w:adjustRightInd w:val="0"/>
        <w:spacing w:line="480" w:lineRule="auto"/>
        <w:rPr>
          <w:ins w:id="738" w:author="Crossley, Michael" w:date="2023-03-14T08:56:00Z"/>
          <w:rFonts w:ascii="Times New Roman" w:hAnsi="Times New Roman" w:cs="Times New Roman"/>
          <w:b/>
          <w:bCs/>
          <w:sz w:val="24"/>
          <w:szCs w:val="24"/>
        </w:rPr>
      </w:pPr>
      <w:ins w:id="739" w:author="Crossley, Michael" w:date="2023-03-14T08:58:00Z">
        <w:r>
          <w:rPr>
            <w:rFonts w:ascii="Times New Roman" w:hAnsi="Times New Roman" w:cs="Times New Roman"/>
            <w:b/>
            <w:bCs/>
            <w:noProof/>
            <w:sz w:val="24"/>
            <w:szCs w:val="24"/>
          </w:rPr>
          <w:lastRenderedPageBreak/>
          <w:drawing>
            <wp:inline distT="0" distB="0" distL="0" distR="0" wp14:anchorId="4C47AD16" wp14:editId="65D94BB6">
              <wp:extent cx="4572635" cy="6858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635" cy="6858635"/>
                      </a:xfrm>
                      <a:prstGeom prst="rect">
                        <a:avLst/>
                      </a:prstGeom>
                      <a:noFill/>
                    </pic:spPr>
                  </pic:pic>
                </a:graphicData>
              </a:graphic>
            </wp:inline>
          </w:drawing>
        </w:r>
      </w:ins>
    </w:p>
    <w:p w14:paraId="6F71208A" w14:textId="77777777" w:rsidR="0006369E" w:rsidRDefault="00A93479" w:rsidP="0006369E">
      <w:pPr>
        <w:widowControl w:val="0"/>
        <w:autoSpaceDE w:val="0"/>
        <w:autoSpaceDN w:val="0"/>
        <w:adjustRightInd w:val="0"/>
        <w:spacing w:line="480" w:lineRule="auto"/>
        <w:rPr>
          <w:ins w:id="740" w:author="Crossley, Michael" w:date="2023-03-14T16:21:00Z"/>
          <w:rFonts w:ascii="Times New Roman" w:hAnsi="Times New Roman" w:cs="Times New Roman"/>
          <w:sz w:val="24"/>
          <w:szCs w:val="24"/>
        </w:rPr>
      </w:pPr>
      <w:ins w:id="741" w:author="Crossley, Michael" w:date="2023-03-14T08:56:00Z">
        <w:r>
          <w:rPr>
            <w:rFonts w:ascii="Times New Roman" w:hAnsi="Times New Roman" w:cs="Times New Roman"/>
            <w:b/>
            <w:bCs/>
            <w:sz w:val="24"/>
            <w:szCs w:val="24"/>
          </w:rPr>
          <w:t xml:space="preserve">Figure </w:t>
        </w:r>
      </w:ins>
      <w:ins w:id="742" w:author="Crossley, Michael" w:date="2023-03-14T08:57:00Z">
        <w:r>
          <w:rPr>
            <w:rFonts w:ascii="Times New Roman" w:hAnsi="Times New Roman" w:cs="Times New Roman"/>
            <w:b/>
            <w:bCs/>
            <w:sz w:val="24"/>
            <w:szCs w:val="24"/>
          </w:rPr>
          <w:t>5</w:t>
        </w:r>
      </w:ins>
      <w:ins w:id="743" w:author="Crossley, Michael" w:date="2023-03-14T08:56:00Z">
        <w:r>
          <w:rPr>
            <w:rFonts w:ascii="Times New Roman" w:hAnsi="Times New Roman" w:cs="Times New Roman"/>
            <w:b/>
            <w:bCs/>
            <w:sz w:val="24"/>
            <w:szCs w:val="24"/>
          </w:rPr>
          <w:t xml:space="preserve">. </w:t>
        </w:r>
        <w:r>
          <w:rPr>
            <w:rFonts w:ascii="Times New Roman" w:hAnsi="Times New Roman" w:cs="Times New Roman"/>
            <w:sz w:val="24"/>
            <w:szCs w:val="24"/>
          </w:rPr>
          <w:t>Potato leafhopper detections reported by the Midwest Suction Trap Network in 202</w:t>
        </w:r>
      </w:ins>
      <w:ins w:id="744" w:author="Crossley, Michael" w:date="2023-03-14T08:57:00Z">
        <w:r>
          <w:rPr>
            <w:rFonts w:ascii="Times New Roman" w:hAnsi="Times New Roman" w:cs="Times New Roman"/>
            <w:sz w:val="24"/>
            <w:szCs w:val="24"/>
          </w:rPr>
          <w:t>1</w:t>
        </w:r>
      </w:ins>
      <w:ins w:id="745" w:author="Crossley, Michael" w:date="2023-03-14T08:56:00Z">
        <w:r>
          <w:rPr>
            <w:rFonts w:ascii="Times New Roman" w:hAnsi="Times New Roman" w:cs="Times New Roman"/>
            <w:sz w:val="24"/>
            <w:szCs w:val="24"/>
          </w:rPr>
          <w:t>. Maps depict inverse distance weighted interpolations.</w:t>
        </w:r>
      </w:ins>
    </w:p>
    <w:p w14:paraId="5A7C6C56" w14:textId="77777777" w:rsidR="0006369E" w:rsidRDefault="0006369E">
      <w:pPr>
        <w:rPr>
          <w:ins w:id="746" w:author="Crossley, Michael" w:date="2023-03-14T16:21:00Z"/>
          <w:rFonts w:ascii="Times New Roman" w:hAnsi="Times New Roman" w:cs="Times New Roman"/>
          <w:sz w:val="24"/>
          <w:szCs w:val="24"/>
        </w:rPr>
      </w:pPr>
      <w:ins w:id="747" w:author="Crossley, Michael" w:date="2023-03-14T16:21:00Z">
        <w:r>
          <w:rPr>
            <w:rFonts w:ascii="Times New Roman" w:hAnsi="Times New Roman" w:cs="Times New Roman"/>
            <w:sz w:val="24"/>
            <w:szCs w:val="24"/>
          </w:rPr>
          <w:br w:type="page"/>
        </w:r>
      </w:ins>
    </w:p>
    <w:p w14:paraId="0AA2DBB1" w14:textId="77777777" w:rsidR="0006369E" w:rsidRDefault="0006369E" w:rsidP="0006369E">
      <w:pPr>
        <w:widowControl w:val="0"/>
        <w:autoSpaceDE w:val="0"/>
        <w:autoSpaceDN w:val="0"/>
        <w:adjustRightInd w:val="0"/>
        <w:spacing w:line="480" w:lineRule="auto"/>
        <w:rPr>
          <w:ins w:id="748" w:author="Crossley, Michael" w:date="2023-03-14T16:21:00Z"/>
          <w:rFonts w:ascii="Times New Roman" w:hAnsi="Times New Roman" w:cs="Times New Roman"/>
          <w:b/>
          <w:bCs/>
          <w:sz w:val="24"/>
          <w:szCs w:val="24"/>
        </w:rPr>
      </w:pPr>
      <w:ins w:id="749" w:author="Crossley, Michael" w:date="2023-03-14T16:21:00Z">
        <w:r>
          <w:rPr>
            <w:rFonts w:ascii="Times New Roman" w:hAnsi="Times New Roman" w:cs="Times New Roman"/>
            <w:b/>
            <w:bCs/>
            <w:noProof/>
            <w:sz w:val="24"/>
            <w:szCs w:val="24"/>
          </w:rPr>
          <w:drawing>
            <wp:inline distT="0" distB="0" distL="0" distR="0" wp14:anchorId="4464D7DD" wp14:editId="6BBA0E2D">
              <wp:extent cx="5568950" cy="399118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80761" cy="3999648"/>
                      </a:xfrm>
                      <a:prstGeom prst="rect">
                        <a:avLst/>
                      </a:prstGeom>
                      <a:noFill/>
                    </pic:spPr>
                  </pic:pic>
                </a:graphicData>
              </a:graphic>
            </wp:inline>
          </w:drawing>
        </w:r>
      </w:ins>
    </w:p>
    <w:p w14:paraId="1D30EA86" w14:textId="77777777" w:rsidR="0006369E" w:rsidRDefault="0006369E" w:rsidP="0006369E">
      <w:pPr>
        <w:widowControl w:val="0"/>
        <w:autoSpaceDE w:val="0"/>
        <w:autoSpaceDN w:val="0"/>
        <w:adjustRightInd w:val="0"/>
        <w:spacing w:line="480" w:lineRule="auto"/>
        <w:rPr>
          <w:ins w:id="750" w:author="Crossley, Michael" w:date="2023-03-14T16:21:00Z"/>
          <w:rFonts w:ascii="Times New Roman" w:hAnsi="Times New Roman" w:cs="Times New Roman"/>
          <w:sz w:val="24"/>
          <w:szCs w:val="24"/>
        </w:rPr>
      </w:pPr>
      <w:ins w:id="751" w:author="Crossley, Michael" w:date="2023-03-14T16:21:00Z">
        <w:r>
          <w:rPr>
            <w:rFonts w:ascii="Times New Roman" w:hAnsi="Times New Roman" w:cs="Times New Roman"/>
            <w:b/>
            <w:bCs/>
            <w:sz w:val="24"/>
            <w:szCs w:val="24"/>
          </w:rPr>
          <w:t xml:space="preserve">Figure 6. </w:t>
        </w:r>
        <w:r>
          <w:rPr>
            <w:rFonts w:ascii="Times New Roman" w:hAnsi="Times New Roman" w:cs="Times New Roman"/>
            <w:sz w:val="24"/>
            <w:szCs w:val="24"/>
          </w:rPr>
          <w:t>Significant covariate effects estimated by generalized linear models.</w:t>
        </w:r>
        <w:r w:rsidRPr="00B22D44">
          <w:rPr>
            <w:rFonts w:ascii="Times New Roman" w:hAnsi="Times New Roman" w:cs="Times New Roman"/>
            <w:sz w:val="24"/>
            <w:szCs w:val="24"/>
          </w:rPr>
          <w:t xml:space="preserve"> </w:t>
        </w:r>
        <w:r w:rsidRPr="00F54FA5">
          <w:rPr>
            <w:rFonts w:ascii="Times New Roman" w:hAnsi="Times New Roman" w:cs="Times New Roman"/>
            <w:sz w:val="24"/>
            <w:szCs w:val="24"/>
          </w:rPr>
          <w:t>(a-c)</w:t>
        </w:r>
        <w:r>
          <w:rPr>
            <w:rFonts w:ascii="Times New Roman" w:hAnsi="Times New Roman" w:cs="Times New Roman"/>
            <w:b/>
            <w:bCs/>
            <w:sz w:val="24"/>
            <w:szCs w:val="24"/>
          </w:rPr>
          <w:t xml:space="preserve"> </w:t>
        </w:r>
        <w:r w:rsidRPr="00F54FA5">
          <w:rPr>
            <w:rFonts w:ascii="Times New Roman" w:hAnsi="Times New Roman" w:cs="Times New Roman"/>
            <w:sz w:val="24"/>
            <w:szCs w:val="24"/>
          </w:rPr>
          <w:t>E</w:t>
        </w:r>
        <w:r>
          <w:rPr>
            <w:rFonts w:ascii="Times New Roman" w:hAnsi="Times New Roman" w:cs="Times New Roman"/>
            <w:sz w:val="24"/>
            <w:szCs w:val="24"/>
          </w:rPr>
          <w:t>ffects of year, latitude, and proportion bean land cover in surrounding landscape on total potato leafhopper counts (aggregate activity-density). (d) Effect of latitude on day of first potato leafhopper detection. (e-f) Effects of latitude and year on day of last potato leafhopper detection.</w:t>
        </w:r>
      </w:ins>
    </w:p>
    <w:p w14:paraId="7453557D" w14:textId="77777777" w:rsidR="0006369E" w:rsidRDefault="0006369E">
      <w:pPr>
        <w:rPr>
          <w:ins w:id="752" w:author="Crossley, Michael" w:date="2023-03-14T16:21:00Z"/>
          <w:rFonts w:ascii="Times New Roman" w:hAnsi="Times New Roman" w:cs="Times New Roman"/>
          <w:sz w:val="24"/>
          <w:szCs w:val="24"/>
        </w:rPr>
      </w:pPr>
      <w:ins w:id="753" w:author="Crossley, Michael" w:date="2023-03-14T16:21:00Z">
        <w:r>
          <w:rPr>
            <w:rFonts w:ascii="Times New Roman" w:hAnsi="Times New Roman" w:cs="Times New Roman"/>
            <w:sz w:val="24"/>
            <w:szCs w:val="24"/>
          </w:rPr>
          <w:br w:type="page"/>
        </w:r>
      </w:ins>
    </w:p>
    <w:p w14:paraId="502021C4" w14:textId="11A1571C" w:rsidR="00A93479" w:rsidRDefault="00850BDC" w:rsidP="00394372">
      <w:pPr>
        <w:widowControl w:val="0"/>
        <w:autoSpaceDE w:val="0"/>
        <w:autoSpaceDN w:val="0"/>
        <w:adjustRightInd w:val="0"/>
        <w:spacing w:line="480" w:lineRule="auto"/>
        <w:rPr>
          <w:ins w:id="754" w:author="Crossley, Michael" w:date="2023-03-14T08:57:00Z"/>
          <w:rFonts w:ascii="Times New Roman" w:hAnsi="Times New Roman" w:cs="Times New Roman"/>
          <w:b/>
          <w:bCs/>
          <w:sz w:val="24"/>
          <w:szCs w:val="24"/>
        </w:rPr>
      </w:pPr>
      <w:ins w:id="755" w:author="Crossley, Michael" w:date="2023-03-14T08:58:00Z">
        <w:r>
          <w:rPr>
            <w:rFonts w:ascii="Times New Roman" w:hAnsi="Times New Roman" w:cs="Times New Roman"/>
            <w:b/>
            <w:bCs/>
            <w:noProof/>
            <w:sz w:val="24"/>
            <w:szCs w:val="24"/>
          </w:rPr>
          <w:drawing>
            <wp:inline distT="0" distB="0" distL="0" distR="0" wp14:anchorId="25433BF1" wp14:editId="1B243C41">
              <wp:extent cx="5659120" cy="313812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68303" cy="3143213"/>
                      </a:xfrm>
                      <a:prstGeom prst="rect">
                        <a:avLst/>
                      </a:prstGeom>
                      <a:noFill/>
                    </pic:spPr>
                  </pic:pic>
                </a:graphicData>
              </a:graphic>
            </wp:inline>
          </w:drawing>
        </w:r>
      </w:ins>
    </w:p>
    <w:p w14:paraId="7D727707" w14:textId="0403810C" w:rsidR="00795A6D" w:rsidRPr="00CE22EA" w:rsidDel="00394372" w:rsidRDefault="00A93479" w:rsidP="00A219B3">
      <w:pPr>
        <w:spacing w:after="0"/>
        <w:ind w:left="720" w:hanging="720"/>
        <w:rPr>
          <w:del w:id="756" w:author="Crossley, Michael" w:date="2023-03-14T08:35:00Z"/>
          <w:rFonts w:ascii="Times New Roman" w:hAnsi="Times New Roman" w:cs="Times New Roman"/>
          <w:sz w:val="24"/>
          <w:szCs w:val="24"/>
        </w:rPr>
        <w:pPrChange w:id="757" w:author="Crossley, Michael" w:date="2023-03-14T08:36:00Z">
          <w:pPr>
            <w:spacing w:after="0" w:line="480" w:lineRule="auto"/>
          </w:pPr>
        </w:pPrChange>
      </w:pPr>
      <w:ins w:id="758" w:author="Crossley, Michael" w:date="2023-03-14T08:57:00Z">
        <w:r>
          <w:rPr>
            <w:rFonts w:ascii="Times New Roman" w:hAnsi="Times New Roman" w:cs="Times New Roman"/>
            <w:b/>
            <w:bCs/>
            <w:sz w:val="24"/>
            <w:szCs w:val="24"/>
          </w:rPr>
          <w:t xml:space="preserve">Figure </w:t>
        </w:r>
      </w:ins>
      <w:ins w:id="759" w:author="Crossley, Michael" w:date="2023-03-14T16:21:00Z">
        <w:r w:rsidR="0006369E">
          <w:rPr>
            <w:rFonts w:ascii="Times New Roman" w:hAnsi="Times New Roman" w:cs="Times New Roman"/>
            <w:b/>
            <w:bCs/>
            <w:sz w:val="24"/>
            <w:szCs w:val="24"/>
          </w:rPr>
          <w:t>7</w:t>
        </w:r>
      </w:ins>
      <w:ins w:id="760" w:author="Crossley, Michael" w:date="2023-03-14T08:57:00Z">
        <w:r>
          <w:rPr>
            <w:rFonts w:ascii="Times New Roman" w:hAnsi="Times New Roman" w:cs="Times New Roman"/>
            <w:b/>
            <w:bCs/>
            <w:sz w:val="24"/>
            <w:szCs w:val="24"/>
          </w:rPr>
          <w:t xml:space="preserve">. </w:t>
        </w:r>
      </w:ins>
      <w:ins w:id="761" w:author="Crossley, Michael" w:date="2023-03-14T09:03:00Z">
        <w:r w:rsidR="0027190A" w:rsidRPr="0027190A">
          <w:rPr>
            <w:rFonts w:ascii="Times New Roman" w:hAnsi="Times New Roman" w:cs="Times New Roman"/>
            <w:sz w:val="24"/>
            <w:szCs w:val="24"/>
            <w:rPrChange w:id="762" w:author="Crossley, Michael" w:date="2023-03-14T09:03:00Z">
              <w:rPr>
                <w:rFonts w:ascii="Times New Roman" w:hAnsi="Times New Roman" w:cs="Times New Roman"/>
                <w:b/>
                <w:bCs/>
                <w:sz w:val="24"/>
                <w:szCs w:val="24"/>
              </w:rPr>
            </w:rPrChange>
          </w:rPr>
          <w:t>(a)</w:t>
        </w:r>
        <w:r w:rsidR="0027190A">
          <w:rPr>
            <w:rFonts w:ascii="Times New Roman" w:hAnsi="Times New Roman" w:cs="Times New Roman"/>
            <w:b/>
            <w:bCs/>
            <w:sz w:val="24"/>
            <w:szCs w:val="24"/>
          </w:rPr>
          <w:t xml:space="preserve"> </w:t>
        </w:r>
      </w:ins>
      <w:ins w:id="763" w:author="Crossley, Michael" w:date="2023-03-14T09:00:00Z">
        <w:r w:rsidR="00587B12">
          <w:rPr>
            <w:rFonts w:ascii="Times New Roman" w:hAnsi="Times New Roman" w:cs="Times New Roman"/>
            <w:sz w:val="24"/>
            <w:szCs w:val="24"/>
          </w:rPr>
          <w:t>Day of year when potato leafhopper first</w:t>
        </w:r>
      </w:ins>
      <w:ins w:id="764" w:author="Crossley, Michael" w:date="2023-03-14T09:01:00Z">
        <w:r w:rsidR="008259AF">
          <w:rPr>
            <w:rFonts w:ascii="Times New Roman" w:hAnsi="Times New Roman" w:cs="Times New Roman"/>
            <w:sz w:val="24"/>
            <w:szCs w:val="24"/>
          </w:rPr>
          <w:t xml:space="preserve"> </w:t>
        </w:r>
      </w:ins>
      <w:ins w:id="765" w:author="Crossley, Michael" w:date="2023-03-14T09:00:00Z">
        <w:r w:rsidR="00587B12">
          <w:rPr>
            <w:rFonts w:ascii="Times New Roman" w:hAnsi="Times New Roman" w:cs="Times New Roman"/>
            <w:sz w:val="24"/>
            <w:szCs w:val="24"/>
          </w:rPr>
          <w:t xml:space="preserve">detections occurred. </w:t>
        </w:r>
      </w:ins>
      <w:ins w:id="766" w:author="Crossley, Michael" w:date="2023-03-14T09:03:00Z">
        <w:r w:rsidR="0027190A">
          <w:rPr>
            <w:rFonts w:ascii="Times New Roman" w:hAnsi="Times New Roman" w:cs="Times New Roman"/>
            <w:sz w:val="24"/>
            <w:szCs w:val="24"/>
          </w:rPr>
          <w:t>Each solid line corresponds to a suction trap sit</w:t>
        </w:r>
      </w:ins>
      <w:ins w:id="767" w:author="Crossley, Michael" w:date="2023-03-14T09:04:00Z">
        <w:r w:rsidR="0027190A">
          <w:rPr>
            <w:rFonts w:ascii="Times New Roman" w:hAnsi="Times New Roman" w:cs="Times New Roman"/>
            <w:sz w:val="24"/>
            <w:szCs w:val="24"/>
          </w:rPr>
          <w:t>e.</w:t>
        </w:r>
      </w:ins>
      <w:ins w:id="768" w:author="Crossley, Michael" w:date="2023-03-14T09:03:00Z">
        <w:r w:rsidR="0027190A">
          <w:rPr>
            <w:rFonts w:ascii="Times New Roman" w:hAnsi="Times New Roman" w:cs="Times New Roman"/>
            <w:sz w:val="24"/>
            <w:szCs w:val="24"/>
          </w:rPr>
          <w:t xml:space="preserve"> </w:t>
        </w:r>
      </w:ins>
      <w:ins w:id="769" w:author="Crossley, Michael" w:date="2023-03-14T09:04:00Z">
        <w:r w:rsidR="0027190A">
          <w:rPr>
            <w:rFonts w:ascii="Times New Roman" w:hAnsi="Times New Roman" w:cs="Times New Roman"/>
            <w:sz w:val="24"/>
            <w:szCs w:val="24"/>
          </w:rPr>
          <w:t>The d</w:t>
        </w:r>
      </w:ins>
      <w:ins w:id="770" w:author="Crossley, Michael" w:date="2023-03-14T09:03:00Z">
        <w:r w:rsidR="0027190A">
          <w:rPr>
            <w:rFonts w:ascii="Times New Roman" w:hAnsi="Times New Roman" w:cs="Times New Roman"/>
            <w:sz w:val="24"/>
            <w:szCs w:val="24"/>
          </w:rPr>
          <w:t>ashed line indicate</w:t>
        </w:r>
      </w:ins>
      <w:ins w:id="771" w:author="Crossley, Michael" w:date="2023-03-14T09:04:00Z">
        <w:r w:rsidR="0027190A">
          <w:rPr>
            <w:rFonts w:ascii="Times New Roman" w:hAnsi="Times New Roman" w:cs="Times New Roman"/>
            <w:sz w:val="24"/>
            <w:szCs w:val="24"/>
          </w:rPr>
          <w:t>s</w:t>
        </w:r>
      </w:ins>
      <w:ins w:id="772" w:author="Crossley, Michael" w:date="2023-03-14T09:03:00Z">
        <w:r w:rsidR="0027190A">
          <w:rPr>
            <w:rFonts w:ascii="Times New Roman" w:hAnsi="Times New Roman" w:cs="Times New Roman"/>
            <w:sz w:val="24"/>
            <w:szCs w:val="24"/>
          </w:rPr>
          <w:t xml:space="preserve"> the earliest day when sampling began</w:t>
        </w:r>
        <w:r w:rsidR="0027190A">
          <w:rPr>
            <w:rFonts w:ascii="Times New Roman" w:hAnsi="Times New Roman" w:cs="Times New Roman"/>
            <w:sz w:val="24"/>
            <w:szCs w:val="24"/>
          </w:rPr>
          <w:t>. (b)</w:t>
        </w:r>
        <w:r w:rsidR="0027190A">
          <w:rPr>
            <w:rFonts w:ascii="Times New Roman" w:hAnsi="Times New Roman" w:cs="Times New Roman"/>
            <w:sz w:val="24"/>
            <w:szCs w:val="24"/>
          </w:rPr>
          <w:t xml:space="preserve"> </w:t>
        </w:r>
      </w:ins>
      <w:ins w:id="773" w:author="Crossley, Michael" w:date="2023-03-14T09:04:00Z">
        <w:r w:rsidR="0027190A">
          <w:rPr>
            <w:rFonts w:ascii="Times New Roman" w:hAnsi="Times New Roman" w:cs="Times New Roman"/>
            <w:sz w:val="24"/>
            <w:szCs w:val="24"/>
          </w:rPr>
          <w:t xml:space="preserve">Day of year when potato leafhopper last detections occurred. </w:t>
        </w:r>
      </w:ins>
      <w:ins w:id="774" w:author="Crossley, Michael" w:date="2023-03-14T09:01:00Z">
        <w:r w:rsidR="008259AF">
          <w:rPr>
            <w:rFonts w:ascii="Times New Roman" w:hAnsi="Times New Roman" w:cs="Times New Roman"/>
            <w:sz w:val="24"/>
            <w:szCs w:val="24"/>
          </w:rPr>
          <w:t>Each solid line corresponds to a suction trap site.</w:t>
        </w:r>
      </w:ins>
      <w:ins w:id="775" w:author="Crossley, Michael" w:date="2023-03-14T09:00:00Z">
        <w:r w:rsidR="008259AF">
          <w:rPr>
            <w:rFonts w:ascii="Times New Roman" w:hAnsi="Times New Roman" w:cs="Times New Roman"/>
            <w:sz w:val="24"/>
            <w:szCs w:val="24"/>
          </w:rPr>
          <w:t xml:space="preserve"> </w:t>
        </w:r>
      </w:ins>
      <w:ins w:id="776" w:author="Crossley, Michael" w:date="2023-03-14T09:04:00Z">
        <w:r w:rsidR="0027190A">
          <w:rPr>
            <w:rFonts w:ascii="Times New Roman" w:hAnsi="Times New Roman" w:cs="Times New Roman"/>
            <w:sz w:val="24"/>
            <w:szCs w:val="24"/>
          </w:rPr>
          <w:t>The dashed line indicates the</w:t>
        </w:r>
      </w:ins>
      <w:ins w:id="777" w:author="Crossley, Michael" w:date="2023-03-14T09:02:00Z">
        <w:r w:rsidR="003D0F72">
          <w:rPr>
            <w:rFonts w:ascii="Times New Roman" w:hAnsi="Times New Roman" w:cs="Times New Roman"/>
            <w:sz w:val="24"/>
            <w:szCs w:val="24"/>
          </w:rPr>
          <w:t xml:space="preserve"> latest date when sampling </w:t>
        </w:r>
      </w:ins>
      <w:ins w:id="778" w:author="Crossley, Michael" w:date="2023-03-14T09:03:00Z">
        <w:r w:rsidR="003D0F72">
          <w:rPr>
            <w:rFonts w:ascii="Times New Roman" w:hAnsi="Times New Roman" w:cs="Times New Roman"/>
            <w:sz w:val="24"/>
            <w:szCs w:val="24"/>
          </w:rPr>
          <w:t>ended.</w:t>
        </w:r>
      </w:ins>
    </w:p>
    <w:p w14:paraId="7B1B9289" w14:textId="025C02DD" w:rsidR="00795A6D" w:rsidDel="00394372" w:rsidRDefault="00795A6D" w:rsidP="00687BF6">
      <w:pPr>
        <w:spacing w:after="0" w:line="480" w:lineRule="auto"/>
        <w:rPr>
          <w:del w:id="779" w:author="Crossley, Michael" w:date="2023-03-14T08:35:00Z"/>
          <w:rFonts w:ascii="Times New Roman" w:hAnsi="Times New Roman" w:cs="Times New Roman"/>
          <w:sz w:val="24"/>
          <w:szCs w:val="24"/>
        </w:rPr>
      </w:pPr>
    </w:p>
    <w:p w14:paraId="1EE67ECD" w14:textId="506183F7" w:rsidR="00795A6D" w:rsidDel="00394372" w:rsidRDefault="00795A6D" w:rsidP="00687BF6">
      <w:pPr>
        <w:spacing w:after="0" w:line="480" w:lineRule="auto"/>
        <w:rPr>
          <w:del w:id="780" w:author="Crossley, Michael" w:date="2023-03-14T08:35:00Z"/>
          <w:rFonts w:ascii="Times New Roman" w:hAnsi="Times New Roman" w:cs="Times New Roman"/>
          <w:sz w:val="24"/>
          <w:szCs w:val="24"/>
        </w:rPr>
      </w:pPr>
    </w:p>
    <w:p w14:paraId="481089DA" w14:textId="3BC39808" w:rsidR="00795A6D" w:rsidDel="00394372" w:rsidRDefault="00795A6D" w:rsidP="00687BF6">
      <w:pPr>
        <w:spacing w:after="0" w:line="480" w:lineRule="auto"/>
        <w:rPr>
          <w:del w:id="781" w:author="Crossley, Michael" w:date="2023-03-14T08:35:00Z"/>
          <w:rFonts w:ascii="Times New Roman" w:hAnsi="Times New Roman" w:cs="Times New Roman"/>
          <w:sz w:val="24"/>
          <w:szCs w:val="24"/>
        </w:rPr>
      </w:pPr>
    </w:p>
    <w:p w14:paraId="59AC3276" w14:textId="1BAE18A9" w:rsidR="00795A6D" w:rsidDel="00394372" w:rsidRDefault="00795A6D" w:rsidP="00687BF6">
      <w:pPr>
        <w:spacing w:after="0" w:line="480" w:lineRule="auto"/>
        <w:rPr>
          <w:del w:id="782" w:author="Crossley, Michael" w:date="2023-03-14T08:35:00Z"/>
          <w:rFonts w:ascii="Times New Roman" w:hAnsi="Times New Roman" w:cs="Times New Roman"/>
          <w:sz w:val="24"/>
          <w:szCs w:val="24"/>
        </w:rPr>
      </w:pPr>
    </w:p>
    <w:p w14:paraId="00F4C937" w14:textId="45E6A7AF" w:rsidR="00795A6D" w:rsidDel="00394372" w:rsidRDefault="00795A6D" w:rsidP="00687BF6">
      <w:pPr>
        <w:spacing w:after="0" w:line="480" w:lineRule="auto"/>
        <w:rPr>
          <w:del w:id="783" w:author="Crossley, Michael" w:date="2023-03-14T08:35:00Z"/>
          <w:rFonts w:ascii="Times New Roman" w:hAnsi="Times New Roman" w:cs="Times New Roman"/>
          <w:sz w:val="24"/>
          <w:szCs w:val="24"/>
        </w:rPr>
      </w:pPr>
    </w:p>
    <w:p w14:paraId="3CBBCA41" w14:textId="7C2A605A" w:rsidR="00795A6D" w:rsidDel="00394372" w:rsidRDefault="00795A6D" w:rsidP="00687BF6">
      <w:pPr>
        <w:spacing w:after="0" w:line="480" w:lineRule="auto"/>
        <w:rPr>
          <w:del w:id="784" w:author="Crossley, Michael" w:date="2023-03-14T08:35:00Z"/>
          <w:rFonts w:ascii="Times New Roman" w:hAnsi="Times New Roman" w:cs="Times New Roman"/>
          <w:sz w:val="24"/>
          <w:szCs w:val="24"/>
        </w:rPr>
      </w:pPr>
    </w:p>
    <w:p w14:paraId="5092BE10" w14:textId="5B45F905" w:rsidR="00EF7B81" w:rsidRPr="00D21F0B" w:rsidRDefault="00EF7B81" w:rsidP="00394372">
      <w:pPr>
        <w:widowControl w:val="0"/>
        <w:autoSpaceDE w:val="0"/>
        <w:autoSpaceDN w:val="0"/>
        <w:adjustRightInd w:val="0"/>
        <w:spacing w:line="480" w:lineRule="auto"/>
        <w:rPr>
          <w:rFonts w:ascii="Times New Roman" w:hAnsi="Times New Roman" w:cs="Times New Roman"/>
          <w:sz w:val="24"/>
          <w:szCs w:val="24"/>
        </w:rPr>
        <w:pPrChange w:id="785" w:author="Crossley, Michael" w:date="2023-03-14T08:35:00Z">
          <w:pPr>
            <w:widowControl w:val="0"/>
            <w:autoSpaceDE w:val="0"/>
            <w:autoSpaceDN w:val="0"/>
            <w:adjustRightInd w:val="0"/>
            <w:spacing w:after="0" w:line="480" w:lineRule="auto"/>
          </w:pPr>
        </w:pPrChange>
      </w:pPr>
    </w:p>
    <w:sectPr w:rsidR="00EF7B81" w:rsidRPr="00D21F0B" w:rsidSect="00BE2A2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agos-Kutz, Doris Matilde" w:date="2023-03-08T16:43:00Z" w:initials="LKDM">
    <w:p w14:paraId="29A2DE0E" w14:textId="77777777" w:rsidR="002112CC" w:rsidRDefault="002112CC" w:rsidP="00BE70D8">
      <w:pPr>
        <w:pStyle w:val="CommentText"/>
      </w:pPr>
      <w:r>
        <w:rPr>
          <w:rStyle w:val="CommentReference"/>
        </w:rPr>
        <w:annotationRef/>
      </w:r>
      <w:r>
        <w:t xml:space="preserve">I have a conflict to think about if it was flight activity or carried by wind, population dynamic, </w:t>
      </w:r>
    </w:p>
  </w:comment>
  <w:comment w:id="2" w:author="Crossley, Michael" w:date="2023-03-09T09:29:00Z" w:initials="CM">
    <w:p w14:paraId="3405C703" w14:textId="77777777" w:rsidR="008752D9" w:rsidRDefault="00167426" w:rsidP="00F61AEE">
      <w:pPr>
        <w:pStyle w:val="CommentText"/>
      </w:pPr>
      <w:r>
        <w:rPr>
          <w:rStyle w:val="CommentReference"/>
        </w:rPr>
        <w:annotationRef/>
      </w:r>
      <w:r w:rsidR="008752D9">
        <w:t>I think we're safe saying "flight activity" - whether or not if reflects wind-assisted or unassisted migration or local changes in abundance.</w:t>
      </w:r>
    </w:p>
  </w:comment>
  <w:comment w:id="3" w:author="Crossley, Michael" w:date="2023-03-15T14:14:00Z" w:initials="CM">
    <w:p w14:paraId="2A684672" w14:textId="116FDE6F" w:rsidR="000B20F9" w:rsidRDefault="000B20F9">
      <w:pPr>
        <w:pStyle w:val="CommentText"/>
      </w:pPr>
      <w:r>
        <w:rPr>
          <w:rStyle w:val="CommentReference"/>
        </w:rPr>
        <w:annotationRef/>
      </w:r>
      <w:r>
        <w:t>Word count: 260</w:t>
      </w:r>
    </w:p>
  </w:comment>
  <w:comment w:id="81" w:author="Crossley, Michael" w:date="2023-03-15T13:57:00Z" w:initials="CM">
    <w:p w14:paraId="55E457BB" w14:textId="3E355D60" w:rsidR="001F4FFC" w:rsidRDefault="001F4FFC">
      <w:pPr>
        <w:pStyle w:val="CommentText"/>
      </w:pPr>
      <w:r>
        <w:rPr>
          <w:rStyle w:val="CommentReference"/>
        </w:rPr>
        <w:annotationRef/>
      </w:r>
      <w:r>
        <w:t>We talk about its range below, so it is a bit redundant here</w:t>
      </w:r>
    </w:p>
  </w:comment>
  <w:comment w:id="129" w:author="Crossley, Michael" w:date="2023-03-15T14:11:00Z" w:initials="CM">
    <w:p w14:paraId="57C5B24F" w14:textId="16F65302" w:rsidR="0046347A" w:rsidRDefault="0046347A">
      <w:pPr>
        <w:pStyle w:val="CommentText"/>
      </w:pPr>
      <w:r>
        <w:rPr>
          <w:rStyle w:val="CommentReference"/>
        </w:rPr>
        <w:annotationRef/>
      </w:r>
      <w:r>
        <w:t>Do I exaggerate?</w:t>
      </w:r>
    </w:p>
  </w:comment>
  <w:comment w:id="142" w:author="GLH" w:date="2022-04-28T15:03:00Z" w:initials="GLH">
    <w:p w14:paraId="2C907D6C" w14:textId="5303ABAD" w:rsidR="006A116B" w:rsidRDefault="006A116B">
      <w:pPr>
        <w:pStyle w:val="CommentText"/>
      </w:pPr>
      <w:r>
        <w:rPr>
          <w:rStyle w:val="CommentReference"/>
        </w:rPr>
        <w:annotationRef/>
      </w:r>
      <w:r>
        <w:t>Different range than the next paragraph</w:t>
      </w:r>
    </w:p>
  </w:comment>
  <w:comment w:id="163" w:author="GLH" w:date="2022-04-15T15:16:00Z" w:initials="GLH">
    <w:p w14:paraId="4CD4048F" w14:textId="6EFC5F8A" w:rsidR="006A116B" w:rsidRDefault="006A116B">
      <w:pPr>
        <w:pStyle w:val="CommentText"/>
      </w:pPr>
      <w:r>
        <w:rPr>
          <w:rStyle w:val="CommentReference"/>
        </w:rPr>
        <w:annotationRef/>
      </w:r>
      <w:r>
        <w:t xml:space="preserve">These months do not match the trap monitoring. For example, we list June above as spring. </w:t>
      </w:r>
    </w:p>
  </w:comment>
  <w:comment w:id="178" w:author="Lagos-Kutz, Doris - ARS" w:date="2021-11-05T05:16:00Z" w:initials="LKDA">
    <w:p w14:paraId="7AA18996" w14:textId="263E1F70" w:rsidR="006A116B" w:rsidRDefault="006A116B">
      <w:pPr>
        <w:pStyle w:val="CommentText"/>
      </w:pPr>
      <w:r>
        <w:rPr>
          <w:rStyle w:val="CommentReference"/>
        </w:rPr>
        <w:annotationRef/>
      </w:r>
      <w:r>
        <w:t>References needed</w:t>
      </w:r>
    </w:p>
  </w:comment>
  <w:comment w:id="179" w:author="Crossley, Michael" w:date="2023-03-14T09:22:00Z" w:initials="CM">
    <w:p w14:paraId="1B04691E" w14:textId="77777777" w:rsidR="009E33F0" w:rsidRPr="009E33F0" w:rsidRDefault="009E33F0" w:rsidP="009E33F0">
      <w:pPr>
        <w:pStyle w:val="NormalWeb"/>
        <w:ind w:left="480" w:hanging="480"/>
      </w:pPr>
      <w:r>
        <w:rPr>
          <w:rStyle w:val="CommentReference"/>
        </w:rPr>
        <w:annotationRef/>
      </w:r>
      <w:r w:rsidRPr="009E33F0">
        <w:rPr>
          <w:b/>
          <w:bCs/>
        </w:rPr>
        <w:t>Hijmans, R. J.</w:t>
      </w:r>
      <w:r w:rsidRPr="009E33F0">
        <w:t xml:space="preserve"> </w:t>
      </w:r>
      <w:r w:rsidRPr="009E33F0">
        <w:rPr>
          <w:b/>
          <w:bCs/>
        </w:rPr>
        <w:t>2022</w:t>
      </w:r>
      <w:r w:rsidRPr="009E33F0">
        <w:t>. raster: Geographic Data Analysis and Modeling.</w:t>
      </w:r>
    </w:p>
    <w:p w14:paraId="6A1D8A5F" w14:textId="77777777" w:rsidR="009E33F0" w:rsidRDefault="009E33F0">
      <w:pPr>
        <w:pStyle w:val="CommentText"/>
      </w:pPr>
    </w:p>
    <w:p w14:paraId="17753ABE" w14:textId="77777777" w:rsidR="002A2E26" w:rsidRPr="002A2E26" w:rsidRDefault="002A2E26" w:rsidP="002A2E26">
      <w:pPr>
        <w:spacing w:before="100" w:beforeAutospacing="1" w:after="100" w:afterAutospacing="1" w:line="240" w:lineRule="auto"/>
        <w:ind w:left="480" w:hanging="480"/>
        <w:rPr>
          <w:rFonts w:ascii="Times New Roman" w:eastAsia="Times New Roman" w:hAnsi="Times New Roman" w:cs="Times New Roman"/>
          <w:sz w:val="24"/>
          <w:szCs w:val="24"/>
        </w:rPr>
      </w:pPr>
      <w:r w:rsidRPr="002A2E26">
        <w:rPr>
          <w:rFonts w:ascii="Times New Roman" w:eastAsia="Times New Roman" w:hAnsi="Times New Roman" w:cs="Times New Roman"/>
          <w:b/>
          <w:bCs/>
          <w:sz w:val="24"/>
          <w:szCs w:val="24"/>
        </w:rPr>
        <w:t>Bivand, R., T. Keitt, and B. Rowlingson</w:t>
      </w:r>
      <w:r w:rsidRPr="002A2E26">
        <w:rPr>
          <w:rFonts w:ascii="Times New Roman" w:eastAsia="Times New Roman" w:hAnsi="Times New Roman" w:cs="Times New Roman"/>
          <w:sz w:val="24"/>
          <w:szCs w:val="24"/>
        </w:rPr>
        <w:t xml:space="preserve">. </w:t>
      </w:r>
      <w:r w:rsidRPr="002A2E26">
        <w:rPr>
          <w:rFonts w:ascii="Times New Roman" w:eastAsia="Times New Roman" w:hAnsi="Times New Roman" w:cs="Times New Roman"/>
          <w:b/>
          <w:bCs/>
          <w:sz w:val="24"/>
          <w:szCs w:val="24"/>
        </w:rPr>
        <w:t>2021</w:t>
      </w:r>
      <w:r w:rsidRPr="002A2E26">
        <w:rPr>
          <w:rFonts w:ascii="Times New Roman" w:eastAsia="Times New Roman" w:hAnsi="Times New Roman" w:cs="Times New Roman"/>
          <w:sz w:val="24"/>
          <w:szCs w:val="24"/>
        </w:rPr>
        <w:t>. rgdal: Bindings for the “Geospatial” Data Abstraction Library.</w:t>
      </w:r>
    </w:p>
    <w:p w14:paraId="748F7801" w14:textId="15A1C4C8" w:rsidR="002A2E26" w:rsidRDefault="002A2E26" w:rsidP="002A2E26">
      <w:pPr>
        <w:spacing w:before="100" w:beforeAutospacing="1" w:after="100" w:afterAutospacing="1" w:line="240" w:lineRule="auto"/>
        <w:ind w:left="480" w:hanging="480"/>
        <w:rPr>
          <w:rFonts w:ascii="Times New Roman" w:eastAsia="Times New Roman" w:hAnsi="Times New Roman" w:cs="Times New Roman"/>
          <w:sz w:val="24"/>
          <w:szCs w:val="24"/>
        </w:rPr>
      </w:pPr>
    </w:p>
    <w:p w14:paraId="367AC1C9" w14:textId="77777777" w:rsidR="003612C9" w:rsidRPr="003612C9" w:rsidRDefault="003612C9" w:rsidP="003612C9">
      <w:pPr>
        <w:spacing w:before="100" w:beforeAutospacing="1" w:after="100" w:afterAutospacing="1" w:line="240" w:lineRule="auto"/>
        <w:ind w:left="480" w:hanging="480"/>
        <w:rPr>
          <w:rFonts w:ascii="Times New Roman" w:eastAsia="Times New Roman" w:hAnsi="Times New Roman" w:cs="Times New Roman"/>
          <w:sz w:val="24"/>
          <w:szCs w:val="24"/>
        </w:rPr>
      </w:pPr>
      <w:r w:rsidRPr="003612C9">
        <w:rPr>
          <w:rFonts w:ascii="Times New Roman" w:eastAsia="Times New Roman" w:hAnsi="Times New Roman" w:cs="Times New Roman"/>
          <w:b/>
          <w:bCs/>
          <w:sz w:val="24"/>
          <w:szCs w:val="24"/>
        </w:rPr>
        <w:t>Bivand, R., and C. Rundel</w:t>
      </w:r>
      <w:r w:rsidRPr="003612C9">
        <w:rPr>
          <w:rFonts w:ascii="Times New Roman" w:eastAsia="Times New Roman" w:hAnsi="Times New Roman" w:cs="Times New Roman"/>
          <w:sz w:val="24"/>
          <w:szCs w:val="24"/>
        </w:rPr>
        <w:t xml:space="preserve">. </w:t>
      </w:r>
      <w:r w:rsidRPr="003612C9">
        <w:rPr>
          <w:rFonts w:ascii="Times New Roman" w:eastAsia="Times New Roman" w:hAnsi="Times New Roman" w:cs="Times New Roman"/>
          <w:b/>
          <w:bCs/>
          <w:sz w:val="24"/>
          <w:szCs w:val="24"/>
        </w:rPr>
        <w:t>2021</w:t>
      </w:r>
      <w:r w:rsidRPr="003612C9">
        <w:rPr>
          <w:rFonts w:ascii="Times New Roman" w:eastAsia="Times New Roman" w:hAnsi="Times New Roman" w:cs="Times New Roman"/>
          <w:sz w:val="24"/>
          <w:szCs w:val="24"/>
        </w:rPr>
        <w:t>. rgeos: Interface to Geometry Engine - Open Source ('GEOS’).</w:t>
      </w:r>
    </w:p>
    <w:p w14:paraId="7A06F017" w14:textId="77777777" w:rsidR="003612C9" w:rsidRPr="002A2E26" w:rsidRDefault="003612C9" w:rsidP="002A2E26">
      <w:pPr>
        <w:spacing w:before="100" w:beforeAutospacing="1" w:after="100" w:afterAutospacing="1" w:line="240" w:lineRule="auto"/>
        <w:ind w:left="480" w:hanging="480"/>
        <w:rPr>
          <w:rFonts w:ascii="Times New Roman" w:eastAsia="Times New Roman" w:hAnsi="Times New Roman" w:cs="Times New Roman"/>
          <w:sz w:val="24"/>
          <w:szCs w:val="24"/>
        </w:rPr>
      </w:pPr>
    </w:p>
    <w:p w14:paraId="4B3DD9A6" w14:textId="770B16E1" w:rsidR="002A2E26" w:rsidRDefault="002A2E26">
      <w:pPr>
        <w:pStyle w:val="CommentText"/>
      </w:pPr>
    </w:p>
  </w:comment>
  <w:comment w:id="189" w:author="Crossley, Michael" w:date="2023-03-14T09:26:00Z" w:initials="CM">
    <w:p w14:paraId="610AD67E" w14:textId="4D2DDCC0" w:rsidR="004836A2" w:rsidRDefault="004836A2" w:rsidP="004836A2">
      <w:pPr>
        <w:pStyle w:val="NormalWeb"/>
        <w:ind w:left="480" w:hanging="480"/>
      </w:pPr>
      <w:r>
        <w:rPr>
          <w:rStyle w:val="CommentReference"/>
        </w:rPr>
        <w:annotationRef/>
      </w:r>
      <w:r w:rsidRPr="004836A2">
        <w:rPr>
          <w:b/>
          <w:bCs/>
        </w:rPr>
        <w:t>Tennekes, M.</w:t>
      </w:r>
      <w:r w:rsidRPr="004836A2">
        <w:t xml:space="preserve"> </w:t>
      </w:r>
      <w:r w:rsidRPr="004836A2">
        <w:rPr>
          <w:b/>
          <w:bCs/>
        </w:rPr>
        <w:t>2018</w:t>
      </w:r>
      <w:r w:rsidRPr="004836A2">
        <w:t>. {tmap}: Thematic Maps in {R}. J. Stat. Softw. 84: 1–39.</w:t>
      </w:r>
    </w:p>
  </w:comment>
  <w:comment w:id="161" w:author="Lagos-Kutz, Doris - ARS" w:date="2022-03-16T11:37:00Z" w:initials="LKDA">
    <w:p w14:paraId="5141EB8D" w14:textId="5A2AC7FD" w:rsidR="006A116B" w:rsidRDefault="006A116B">
      <w:pPr>
        <w:pStyle w:val="CommentText"/>
      </w:pPr>
      <w:r>
        <w:rPr>
          <w:rStyle w:val="CommentReference"/>
        </w:rPr>
        <w:annotationRef/>
      </w:r>
      <w:r>
        <w:t>This paragraph needs to be modified since beans was added to the analysis</w:t>
      </w:r>
    </w:p>
  </w:comment>
  <w:comment w:id="225" w:author="Crossley, Michael" w:date="2023-03-14T09:54:00Z" w:initials="CM">
    <w:p w14:paraId="6BD772AE" w14:textId="53C763B2" w:rsidR="00D35965" w:rsidRDefault="00D35965" w:rsidP="00E77113">
      <w:pPr>
        <w:pStyle w:val="NormalWeb"/>
        <w:ind w:left="480" w:hanging="480"/>
      </w:pPr>
      <w:r>
        <w:rPr>
          <w:rStyle w:val="CommentReference"/>
        </w:rPr>
        <w:annotationRef/>
      </w:r>
      <w:r w:rsidR="00E77113" w:rsidRPr="00E77113">
        <w:rPr>
          <w:b/>
          <w:bCs/>
        </w:rPr>
        <w:t>Venables, W. N., and B. D. Ripley</w:t>
      </w:r>
      <w:r w:rsidR="00E77113" w:rsidRPr="00E77113">
        <w:t xml:space="preserve">. </w:t>
      </w:r>
      <w:r w:rsidR="00E77113" w:rsidRPr="00E77113">
        <w:rPr>
          <w:b/>
          <w:bCs/>
        </w:rPr>
        <w:t>2002</w:t>
      </w:r>
      <w:r w:rsidR="00E77113" w:rsidRPr="00E77113">
        <w:t>. Modern Applied Statistics with S, Fourth. ed. Springer, New York.</w:t>
      </w:r>
    </w:p>
  </w:comment>
  <w:comment w:id="229" w:author="Lagos-Kutz, Doris - ARS" w:date="2021-11-05T04:49:00Z" w:initials="LKDA">
    <w:p w14:paraId="6E310E19" w14:textId="77777777" w:rsidR="00342045" w:rsidRDefault="00342045" w:rsidP="00342045">
      <w:pPr>
        <w:pStyle w:val="CommentText"/>
      </w:pPr>
      <w:r>
        <w:rPr>
          <w:rStyle w:val="CommentReference"/>
        </w:rPr>
        <w:annotationRef/>
      </w:r>
      <w:r>
        <w:t>Reference needed</w:t>
      </w:r>
    </w:p>
    <w:p w14:paraId="6AF6C326" w14:textId="77777777" w:rsidR="00342045" w:rsidRDefault="00342045" w:rsidP="00342045">
      <w:pPr>
        <w:pStyle w:val="CommentText"/>
      </w:pPr>
      <w:r>
        <w:t>This paragraph needs to be edited as well.</w:t>
      </w:r>
    </w:p>
  </w:comment>
  <w:comment w:id="230" w:author="Crossley, Michael" w:date="2023-03-14T09:47:00Z" w:initials="CM">
    <w:p w14:paraId="17A98291" w14:textId="77777777" w:rsidR="00342045" w:rsidRDefault="00342045" w:rsidP="00342045">
      <w:pPr>
        <w:pStyle w:val="NormalWeb"/>
        <w:ind w:left="480" w:hanging="480"/>
      </w:pPr>
      <w:r>
        <w:rPr>
          <w:rStyle w:val="CommentReference"/>
        </w:rPr>
        <w:annotationRef/>
      </w:r>
      <w:r w:rsidRPr="003B13CF">
        <w:rPr>
          <w:b/>
          <w:bCs/>
        </w:rPr>
        <w:t>Lüdecke, D.</w:t>
      </w:r>
      <w:r w:rsidRPr="003B13CF">
        <w:t xml:space="preserve"> </w:t>
      </w:r>
      <w:r w:rsidRPr="003B13CF">
        <w:rPr>
          <w:b/>
          <w:bCs/>
        </w:rPr>
        <w:t>2021</w:t>
      </w:r>
      <w:r w:rsidRPr="003B13CF">
        <w:t>. sjPlot: Data Visualization for Statistics in Social Science.</w:t>
      </w:r>
    </w:p>
  </w:comment>
  <w:comment w:id="240" w:author="Crossley, Michael" w:date="2023-03-14T09:56:00Z" w:initials="CM">
    <w:p w14:paraId="054D3E8D" w14:textId="61630AA4" w:rsidR="002706AF" w:rsidRDefault="002706AF" w:rsidP="00CC792E">
      <w:pPr>
        <w:pStyle w:val="NormalWeb"/>
        <w:ind w:left="480" w:hanging="480"/>
      </w:pPr>
      <w:r>
        <w:rPr>
          <w:rStyle w:val="CommentReference"/>
        </w:rPr>
        <w:annotationRef/>
      </w:r>
      <w:r w:rsidR="00CC792E" w:rsidRPr="00CC792E">
        <w:rPr>
          <w:b/>
          <w:bCs/>
        </w:rPr>
        <w:t>Lüdecke, D., M. S. Ben-Shachar, I. Patil, P. Waggoner, and D. Makowski</w:t>
      </w:r>
      <w:r w:rsidR="00CC792E" w:rsidRPr="00CC792E">
        <w:t xml:space="preserve">. </w:t>
      </w:r>
      <w:r w:rsidR="00CC792E" w:rsidRPr="00CC792E">
        <w:rPr>
          <w:b/>
          <w:bCs/>
        </w:rPr>
        <w:t>2021</w:t>
      </w:r>
      <w:r w:rsidR="00CC792E" w:rsidRPr="00CC792E">
        <w:t>. {performance}: An {R} Package for Assessment, Comparison and Testing of Statistical Models. J. Open Source Softw. 6: 3139.</w:t>
      </w:r>
    </w:p>
  </w:comment>
  <w:comment w:id="246" w:author="Crossley, Michael" w:date="2023-03-14T09:57:00Z" w:initials="CM">
    <w:p w14:paraId="7A2EF94A" w14:textId="1D2099DB" w:rsidR="009D3925" w:rsidRDefault="009D3925" w:rsidP="00C16EDA">
      <w:pPr>
        <w:pStyle w:val="NormalWeb"/>
        <w:ind w:left="480" w:hanging="480"/>
      </w:pPr>
      <w:r>
        <w:rPr>
          <w:rStyle w:val="CommentReference"/>
        </w:rPr>
        <w:annotationRef/>
      </w:r>
      <w:r w:rsidR="00C16EDA" w:rsidRPr="00C16EDA">
        <w:rPr>
          <w:b/>
          <w:bCs/>
        </w:rPr>
        <w:t>Hartig, F.</w:t>
      </w:r>
      <w:r w:rsidR="00C16EDA" w:rsidRPr="00C16EDA">
        <w:t xml:space="preserve"> </w:t>
      </w:r>
      <w:r w:rsidR="00C16EDA" w:rsidRPr="00C16EDA">
        <w:rPr>
          <w:b/>
          <w:bCs/>
        </w:rPr>
        <w:t>2022</w:t>
      </w:r>
      <w:r w:rsidR="00C16EDA" w:rsidRPr="00C16EDA">
        <w:t>. DHARMa: Residual Diagnostics for Hierarchical (Multi-Level / Mixed) Regression Models.</w:t>
      </w:r>
    </w:p>
  </w:comment>
  <w:comment w:id="255" w:author="Lagos-Kutz, Doris - ARS" w:date="2021-11-05T04:49:00Z" w:initials="LKDA">
    <w:p w14:paraId="2FD7589A" w14:textId="77777777" w:rsidR="006A116B" w:rsidRDefault="006A116B">
      <w:pPr>
        <w:pStyle w:val="CommentText"/>
      </w:pPr>
      <w:r>
        <w:rPr>
          <w:rStyle w:val="CommentReference"/>
        </w:rPr>
        <w:annotationRef/>
      </w:r>
      <w:r>
        <w:t>Reference needed</w:t>
      </w:r>
    </w:p>
    <w:p w14:paraId="7098D5B6" w14:textId="40E3CA46" w:rsidR="006A116B" w:rsidRDefault="006A116B">
      <w:pPr>
        <w:pStyle w:val="CommentText"/>
      </w:pPr>
      <w:r>
        <w:t>This paragraph needs to be edited as well.</w:t>
      </w:r>
    </w:p>
  </w:comment>
  <w:comment w:id="334" w:author="Crossley, Michael" w:date="2023-03-15T14:16:00Z" w:initials="CM">
    <w:p w14:paraId="2E7EF3DD" w14:textId="07C4443B" w:rsidR="005A5BAD" w:rsidRDefault="005A5BAD">
      <w:pPr>
        <w:pStyle w:val="CommentText"/>
      </w:pPr>
      <w:r>
        <w:rPr>
          <w:rStyle w:val="CommentReference"/>
        </w:rPr>
        <w:annotationRef/>
      </w:r>
      <w:r>
        <w:t>I haven’t touched the discussion yet</w:t>
      </w:r>
    </w:p>
  </w:comment>
  <w:comment w:id="339" w:author="Lagos-Kutz, Doris - ARS" w:date="2021-10-28T10:50:00Z" w:initials="LKDA">
    <w:p w14:paraId="72FE3F81" w14:textId="77777777" w:rsidR="006A116B" w:rsidRDefault="006A116B" w:rsidP="00031EBE">
      <w:pPr>
        <w:pStyle w:val="CommentText"/>
      </w:pPr>
      <w:r>
        <w:rPr>
          <w:rStyle w:val="CommentReference"/>
        </w:rPr>
        <w:annotationRef/>
      </w:r>
      <w:r>
        <w:t>Mike cited these references</w:t>
      </w:r>
    </w:p>
  </w:comment>
  <w:comment w:id="340" w:author="Lagos-Kutz, Doris - ARS" w:date="2021-10-28T10:51:00Z" w:initials="LKDA">
    <w:p w14:paraId="1ED73047" w14:textId="77777777" w:rsidR="006A116B" w:rsidRDefault="006A116B" w:rsidP="00031EBE">
      <w:pPr>
        <w:pStyle w:val="CommentText"/>
      </w:pPr>
      <w:r>
        <w:rPr>
          <w:rStyle w:val="CommentReference"/>
        </w:rPr>
        <w:annotationRef/>
      </w:r>
      <w:r>
        <w:t>Mike cited these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A2DE0E" w15:done="0"/>
  <w15:commentEx w15:paraId="3405C703" w15:paraIdParent="29A2DE0E" w15:done="0"/>
  <w15:commentEx w15:paraId="2A684672" w15:done="0"/>
  <w15:commentEx w15:paraId="55E457BB" w15:done="0"/>
  <w15:commentEx w15:paraId="57C5B24F" w15:done="0"/>
  <w15:commentEx w15:paraId="2C907D6C" w15:done="0"/>
  <w15:commentEx w15:paraId="4CD4048F" w15:done="0"/>
  <w15:commentEx w15:paraId="7AA18996" w15:done="0"/>
  <w15:commentEx w15:paraId="4B3DD9A6" w15:paraIdParent="7AA18996" w15:done="0"/>
  <w15:commentEx w15:paraId="610AD67E" w15:done="0"/>
  <w15:commentEx w15:paraId="5141EB8D" w15:done="1"/>
  <w15:commentEx w15:paraId="6BD772AE" w15:done="0"/>
  <w15:commentEx w15:paraId="6AF6C326" w15:done="0"/>
  <w15:commentEx w15:paraId="17A98291" w15:done="0"/>
  <w15:commentEx w15:paraId="054D3E8D" w15:done="0"/>
  <w15:commentEx w15:paraId="7A2EF94A" w15:done="0"/>
  <w15:commentEx w15:paraId="7098D5B6" w15:done="0"/>
  <w15:commentEx w15:paraId="2E7EF3DD" w15:done="0"/>
  <w15:commentEx w15:paraId="72FE3F81" w15:done="0"/>
  <w15:commentEx w15:paraId="1ED7304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33995" w16cex:dateUtc="2023-03-08T22:43:00Z"/>
  <w16cex:commentExtensible w16cex:durableId="27B42571" w16cex:dateUtc="2023-03-09T14:29:00Z"/>
  <w16cex:commentExtensible w16cex:durableId="27BC5133" w16cex:dateUtc="2023-03-15T18:14:00Z"/>
  <w16cex:commentExtensible w16cex:durableId="27BC4D5F" w16cex:dateUtc="2023-03-15T17:57:00Z"/>
  <w16cex:commentExtensible w16cex:durableId="27BC50A0" w16cex:dateUtc="2023-03-15T18:11:00Z"/>
  <w16cex:commentExtensible w16cex:durableId="26152B25" w16cex:dateUtc="2022-04-28T20:03:00Z"/>
  <w16cex:commentExtensible w16cex:durableId="26040AEB" w16cex:dateUtc="2022-04-15T20:16:00Z"/>
  <w16cex:commentExtensible w16cex:durableId="252F3CAD" w16cex:dateUtc="2021-11-05T10:16:00Z"/>
  <w16cex:commentExtensible w16cex:durableId="27BABB71" w16cex:dateUtc="2023-03-14T13:22:00Z"/>
  <w16cex:commentExtensible w16cex:durableId="27BABC3B" w16cex:dateUtc="2023-03-14T13:26:00Z"/>
  <w16cex:commentExtensible w16cex:durableId="25DC4A78" w16cex:dateUtc="2022-03-16T16:37:00Z"/>
  <w16cex:commentExtensible w16cex:durableId="27BAC2DB" w16cex:dateUtc="2023-03-14T13:54:00Z"/>
  <w16cex:commentExtensible w16cex:durableId="27BAC3CF" w16cex:dateUtc="2021-11-05T09:49:00Z"/>
  <w16cex:commentExtensible w16cex:durableId="27BAC12E" w16cex:dateUtc="2023-03-14T13:47:00Z"/>
  <w16cex:commentExtensible w16cex:durableId="27BAC33A" w16cex:dateUtc="2023-03-14T13:56:00Z"/>
  <w16cex:commentExtensible w16cex:durableId="27BAC370" w16cex:dateUtc="2023-03-14T13:57:00Z"/>
  <w16cex:commentExtensible w16cex:durableId="252F3668" w16cex:dateUtc="2021-11-05T09:49:00Z"/>
  <w16cex:commentExtensible w16cex:durableId="27BC51A5" w16cex:dateUtc="2023-03-15T18:16:00Z"/>
  <w16cex:commentExtensible w16cex:durableId="2524FF05" w16cex:dateUtc="2021-10-28T15:50:00Z"/>
  <w16cex:commentExtensible w16cex:durableId="2524FF1C" w16cex:dateUtc="2021-10-28T15: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A2DE0E" w16cid:durableId="27B33995"/>
  <w16cid:commentId w16cid:paraId="3405C703" w16cid:durableId="27B42571"/>
  <w16cid:commentId w16cid:paraId="2A684672" w16cid:durableId="27BC5133"/>
  <w16cid:commentId w16cid:paraId="55E457BB" w16cid:durableId="27BC4D5F"/>
  <w16cid:commentId w16cid:paraId="57C5B24F" w16cid:durableId="27BC50A0"/>
  <w16cid:commentId w16cid:paraId="2C907D6C" w16cid:durableId="26152B25"/>
  <w16cid:commentId w16cid:paraId="4CD4048F" w16cid:durableId="26040AEB"/>
  <w16cid:commentId w16cid:paraId="7AA18996" w16cid:durableId="252F3CAD"/>
  <w16cid:commentId w16cid:paraId="4B3DD9A6" w16cid:durableId="27BABB71"/>
  <w16cid:commentId w16cid:paraId="610AD67E" w16cid:durableId="27BABC3B"/>
  <w16cid:commentId w16cid:paraId="5141EB8D" w16cid:durableId="25DC4A78"/>
  <w16cid:commentId w16cid:paraId="6BD772AE" w16cid:durableId="27BAC2DB"/>
  <w16cid:commentId w16cid:paraId="6AF6C326" w16cid:durableId="27BAC3CF"/>
  <w16cid:commentId w16cid:paraId="17A98291" w16cid:durableId="27BAC12E"/>
  <w16cid:commentId w16cid:paraId="054D3E8D" w16cid:durableId="27BAC33A"/>
  <w16cid:commentId w16cid:paraId="7A2EF94A" w16cid:durableId="27BAC370"/>
  <w16cid:commentId w16cid:paraId="7098D5B6" w16cid:durableId="252F3668"/>
  <w16cid:commentId w16cid:paraId="2E7EF3DD" w16cid:durableId="27BC51A5"/>
  <w16cid:commentId w16cid:paraId="72FE3F81" w16cid:durableId="2524FF05"/>
  <w16cid:commentId w16cid:paraId="1ED73047" w16cid:durableId="2524FF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4DBB8" w14:textId="77777777" w:rsidR="00997444" w:rsidRDefault="00997444" w:rsidP="00AA3239">
      <w:pPr>
        <w:spacing w:after="0" w:line="240" w:lineRule="auto"/>
      </w:pPr>
      <w:r>
        <w:separator/>
      </w:r>
    </w:p>
  </w:endnote>
  <w:endnote w:type="continuationSeparator" w:id="0">
    <w:p w14:paraId="448D14E3" w14:textId="77777777" w:rsidR="00997444" w:rsidRDefault="00997444" w:rsidP="00AA32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0555293"/>
      <w:docPartObj>
        <w:docPartGallery w:val="Page Numbers (Bottom of Page)"/>
        <w:docPartUnique/>
      </w:docPartObj>
    </w:sdtPr>
    <w:sdtEndPr>
      <w:rPr>
        <w:noProof/>
      </w:rPr>
    </w:sdtEndPr>
    <w:sdtContent>
      <w:p w14:paraId="75193C23" w14:textId="77777777" w:rsidR="006A116B" w:rsidRDefault="006A116B">
        <w:pPr>
          <w:pStyle w:val="Footer"/>
          <w:jc w:val="center"/>
        </w:pPr>
      </w:p>
      <w:p w14:paraId="254EAC75" w14:textId="08C47DC2" w:rsidR="006A116B" w:rsidRDefault="006A11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EFC1E6" w14:textId="77777777" w:rsidR="006A116B" w:rsidRDefault="006A11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DF021" w14:textId="77777777" w:rsidR="00997444" w:rsidRDefault="00997444" w:rsidP="00AA3239">
      <w:pPr>
        <w:spacing w:after="0" w:line="240" w:lineRule="auto"/>
      </w:pPr>
      <w:r>
        <w:separator/>
      </w:r>
    </w:p>
  </w:footnote>
  <w:footnote w:type="continuationSeparator" w:id="0">
    <w:p w14:paraId="3F1F358A" w14:textId="77777777" w:rsidR="00997444" w:rsidRDefault="00997444" w:rsidP="00AA3239">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gos-Kutz, Doris Matilde">
    <w15:presenceInfo w15:providerId="AD" w15:userId="S::dlagos@illinois.edu::e060aee6-868a-4708-ab73-e0add74e7c37"/>
  </w15:person>
  <w15:person w15:author="Crossley, Michael">
    <w15:presenceInfo w15:providerId="None" w15:userId="Crossley, Michael"/>
  </w15:person>
  <w15:person w15:author="Lagos-Kutz, Doris - ARS">
    <w15:presenceInfo w15:providerId="AD" w15:userId="S::doris.lagos-kutz@usda.gov::f9ab0175-5123-4c12-9c20-468167204d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hdrShapeDefaults>
    <o:shapedefaults v:ext="edit" spidmax="205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239"/>
    <w:rsid w:val="00002057"/>
    <w:rsid w:val="000052D1"/>
    <w:rsid w:val="0000683B"/>
    <w:rsid w:val="00012282"/>
    <w:rsid w:val="000153F0"/>
    <w:rsid w:val="00017408"/>
    <w:rsid w:val="00024477"/>
    <w:rsid w:val="00025A14"/>
    <w:rsid w:val="00027239"/>
    <w:rsid w:val="00031EBE"/>
    <w:rsid w:val="00032709"/>
    <w:rsid w:val="00041B3B"/>
    <w:rsid w:val="000431F1"/>
    <w:rsid w:val="00043CCD"/>
    <w:rsid w:val="0004598E"/>
    <w:rsid w:val="000462F1"/>
    <w:rsid w:val="00052EA5"/>
    <w:rsid w:val="0005733A"/>
    <w:rsid w:val="000612C5"/>
    <w:rsid w:val="00062CEF"/>
    <w:rsid w:val="00063280"/>
    <w:rsid w:val="0006369E"/>
    <w:rsid w:val="0006480D"/>
    <w:rsid w:val="00064A09"/>
    <w:rsid w:val="000658FD"/>
    <w:rsid w:val="00065BB5"/>
    <w:rsid w:val="000702DD"/>
    <w:rsid w:val="00072D53"/>
    <w:rsid w:val="00073390"/>
    <w:rsid w:val="00073449"/>
    <w:rsid w:val="000760A5"/>
    <w:rsid w:val="00076ADB"/>
    <w:rsid w:val="0007790E"/>
    <w:rsid w:val="00083A03"/>
    <w:rsid w:val="0008415A"/>
    <w:rsid w:val="000879BE"/>
    <w:rsid w:val="0009244E"/>
    <w:rsid w:val="00093240"/>
    <w:rsid w:val="00094A3B"/>
    <w:rsid w:val="000A768C"/>
    <w:rsid w:val="000A7809"/>
    <w:rsid w:val="000B20F9"/>
    <w:rsid w:val="000B3BDD"/>
    <w:rsid w:val="000B4397"/>
    <w:rsid w:val="000B5637"/>
    <w:rsid w:val="000B79F7"/>
    <w:rsid w:val="000C5688"/>
    <w:rsid w:val="000C5F24"/>
    <w:rsid w:val="000D23C5"/>
    <w:rsid w:val="000D2C25"/>
    <w:rsid w:val="000D2EB3"/>
    <w:rsid w:val="000D2EFB"/>
    <w:rsid w:val="000D5D95"/>
    <w:rsid w:val="000D5FCD"/>
    <w:rsid w:val="000E1240"/>
    <w:rsid w:val="000E358A"/>
    <w:rsid w:val="000E43F8"/>
    <w:rsid w:val="000E5CAB"/>
    <w:rsid w:val="000F155A"/>
    <w:rsid w:val="000F7330"/>
    <w:rsid w:val="00102D6C"/>
    <w:rsid w:val="001047A1"/>
    <w:rsid w:val="00105CFD"/>
    <w:rsid w:val="001123B7"/>
    <w:rsid w:val="00115107"/>
    <w:rsid w:val="0011654D"/>
    <w:rsid w:val="00117C2F"/>
    <w:rsid w:val="00121AF1"/>
    <w:rsid w:val="00124F87"/>
    <w:rsid w:val="001254B0"/>
    <w:rsid w:val="00125D5B"/>
    <w:rsid w:val="001274B6"/>
    <w:rsid w:val="00133435"/>
    <w:rsid w:val="00133FA6"/>
    <w:rsid w:val="001400F4"/>
    <w:rsid w:val="00140154"/>
    <w:rsid w:val="00140A9E"/>
    <w:rsid w:val="001424BC"/>
    <w:rsid w:val="001473B6"/>
    <w:rsid w:val="0014746B"/>
    <w:rsid w:val="00152536"/>
    <w:rsid w:val="00152E66"/>
    <w:rsid w:val="00160E3B"/>
    <w:rsid w:val="00161431"/>
    <w:rsid w:val="00161435"/>
    <w:rsid w:val="001618E9"/>
    <w:rsid w:val="001627B4"/>
    <w:rsid w:val="00163EB1"/>
    <w:rsid w:val="0016555B"/>
    <w:rsid w:val="00165669"/>
    <w:rsid w:val="00167426"/>
    <w:rsid w:val="001674D2"/>
    <w:rsid w:val="0017303A"/>
    <w:rsid w:val="00174480"/>
    <w:rsid w:val="0017565A"/>
    <w:rsid w:val="00176701"/>
    <w:rsid w:val="00180A19"/>
    <w:rsid w:val="0018194A"/>
    <w:rsid w:val="00182634"/>
    <w:rsid w:val="0018429F"/>
    <w:rsid w:val="00184668"/>
    <w:rsid w:val="00184F0F"/>
    <w:rsid w:val="0019012E"/>
    <w:rsid w:val="0019263A"/>
    <w:rsid w:val="0019699C"/>
    <w:rsid w:val="001A021B"/>
    <w:rsid w:val="001A615A"/>
    <w:rsid w:val="001B25FB"/>
    <w:rsid w:val="001B45EE"/>
    <w:rsid w:val="001B630A"/>
    <w:rsid w:val="001C3ECD"/>
    <w:rsid w:val="001D330B"/>
    <w:rsid w:val="001D342A"/>
    <w:rsid w:val="001D4BCA"/>
    <w:rsid w:val="001D6C8C"/>
    <w:rsid w:val="001E2564"/>
    <w:rsid w:val="001E457E"/>
    <w:rsid w:val="001F162F"/>
    <w:rsid w:val="001F2335"/>
    <w:rsid w:val="001F4FFC"/>
    <w:rsid w:val="001F524F"/>
    <w:rsid w:val="001F72C3"/>
    <w:rsid w:val="002016BE"/>
    <w:rsid w:val="00202596"/>
    <w:rsid w:val="002053E4"/>
    <w:rsid w:val="002112CC"/>
    <w:rsid w:val="00211465"/>
    <w:rsid w:val="00223FEA"/>
    <w:rsid w:val="00225A3A"/>
    <w:rsid w:val="0023175B"/>
    <w:rsid w:val="002321D2"/>
    <w:rsid w:val="00233F76"/>
    <w:rsid w:val="0023471E"/>
    <w:rsid w:val="0023490F"/>
    <w:rsid w:val="00236CB0"/>
    <w:rsid w:val="002371FE"/>
    <w:rsid w:val="00250155"/>
    <w:rsid w:val="00254320"/>
    <w:rsid w:val="0025697E"/>
    <w:rsid w:val="00257C38"/>
    <w:rsid w:val="00261832"/>
    <w:rsid w:val="0026658E"/>
    <w:rsid w:val="002666D7"/>
    <w:rsid w:val="00267F67"/>
    <w:rsid w:val="002706AF"/>
    <w:rsid w:val="0027190A"/>
    <w:rsid w:val="00272B94"/>
    <w:rsid w:val="00272F4B"/>
    <w:rsid w:val="00274D51"/>
    <w:rsid w:val="00277553"/>
    <w:rsid w:val="00283090"/>
    <w:rsid w:val="0028368A"/>
    <w:rsid w:val="0028400B"/>
    <w:rsid w:val="00285563"/>
    <w:rsid w:val="00285DF5"/>
    <w:rsid w:val="00292A1E"/>
    <w:rsid w:val="00294429"/>
    <w:rsid w:val="002A15B3"/>
    <w:rsid w:val="002A289E"/>
    <w:rsid w:val="002A2E26"/>
    <w:rsid w:val="002A4D96"/>
    <w:rsid w:val="002A530F"/>
    <w:rsid w:val="002A5EFA"/>
    <w:rsid w:val="002B0C99"/>
    <w:rsid w:val="002C094D"/>
    <w:rsid w:val="002C34A3"/>
    <w:rsid w:val="002C68B3"/>
    <w:rsid w:val="002C6BC8"/>
    <w:rsid w:val="002D17D5"/>
    <w:rsid w:val="002D42B0"/>
    <w:rsid w:val="002E0201"/>
    <w:rsid w:val="002E335E"/>
    <w:rsid w:val="002E4EF6"/>
    <w:rsid w:val="002E725D"/>
    <w:rsid w:val="002F1448"/>
    <w:rsid w:val="002F20AD"/>
    <w:rsid w:val="002F5808"/>
    <w:rsid w:val="0030069B"/>
    <w:rsid w:val="00304F81"/>
    <w:rsid w:val="00307D47"/>
    <w:rsid w:val="00310BDD"/>
    <w:rsid w:val="00315121"/>
    <w:rsid w:val="00315F4D"/>
    <w:rsid w:val="003166BC"/>
    <w:rsid w:val="00324B60"/>
    <w:rsid w:val="003267B6"/>
    <w:rsid w:val="00332F62"/>
    <w:rsid w:val="00335656"/>
    <w:rsid w:val="00335FEA"/>
    <w:rsid w:val="00336811"/>
    <w:rsid w:val="00337370"/>
    <w:rsid w:val="003373C9"/>
    <w:rsid w:val="00342045"/>
    <w:rsid w:val="00343FE0"/>
    <w:rsid w:val="003471B0"/>
    <w:rsid w:val="003524AD"/>
    <w:rsid w:val="00353800"/>
    <w:rsid w:val="00355B3C"/>
    <w:rsid w:val="003612C9"/>
    <w:rsid w:val="00362B00"/>
    <w:rsid w:val="003647E9"/>
    <w:rsid w:val="00370A9F"/>
    <w:rsid w:val="00370B49"/>
    <w:rsid w:val="003718AA"/>
    <w:rsid w:val="00372516"/>
    <w:rsid w:val="00376FED"/>
    <w:rsid w:val="003818CB"/>
    <w:rsid w:val="00390E34"/>
    <w:rsid w:val="00391191"/>
    <w:rsid w:val="00394372"/>
    <w:rsid w:val="00396219"/>
    <w:rsid w:val="00397AB9"/>
    <w:rsid w:val="003A06E7"/>
    <w:rsid w:val="003A22D8"/>
    <w:rsid w:val="003B0E08"/>
    <w:rsid w:val="003B13CF"/>
    <w:rsid w:val="003B173F"/>
    <w:rsid w:val="003C255F"/>
    <w:rsid w:val="003C334B"/>
    <w:rsid w:val="003C401D"/>
    <w:rsid w:val="003C49A7"/>
    <w:rsid w:val="003C7672"/>
    <w:rsid w:val="003D0F72"/>
    <w:rsid w:val="003D1B21"/>
    <w:rsid w:val="003E1A37"/>
    <w:rsid w:val="003E1ED2"/>
    <w:rsid w:val="003E3B17"/>
    <w:rsid w:val="003E5272"/>
    <w:rsid w:val="003F33AA"/>
    <w:rsid w:val="003F50F7"/>
    <w:rsid w:val="003F783E"/>
    <w:rsid w:val="003F7DB2"/>
    <w:rsid w:val="0040091F"/>
    <w:rsid w:val="00403A13"/>
    <w:rsid w:val="00405D0E"/>
    <w:rsid w:val="004107F3"/>
    <w:rsid w:val="00410847"/>
    <w:rsid w:val="00412CB4"/>
    <w:rsid w:val="0041472A"/>
    <w:rsid w:val="0041724E"/>
    <w:rsid w:val="0042028C"/>
    <w:rsid w:val="00421C74"/>
    <w:rsid w:val="00421CF1"/>
    <w:rsid w:val="00422574"/>
    <w:rsid w:val="00422CE8"/>
    <w:rsid w:val="00423AE5"/>
    <w:rsid w:val="004322FB"/>
    <w:rsid w:val="004364D3"/>
    <w:rsid w:val="00437985"/>
    <w:rsid w:val="004379AB"/>
    <w:rsid w:val="00437B70"/>
    <w:rsid w:val="0044175D"/>
    <w:rsid w:val="0044221D"/>
    <w:rsid w:val="004422EB"/>
    <w:rsid w:val="00443E13"/>
    <w:rsid w:val="0044405D"/>
    <w:rsid w:val="00444292"/>
    <w:rsid w:val="00444448"/>
    <w:rsid w:val="00444FC9"/>
    <w:rsid w:val="00452079"/>
    <w:rsid w:val="00453E86"/>
    <w:rsid w:val="0046347A"/>
    <w:rsid w:val="004647A7"/>
    <w:rsid w:val="004648C8"/>
    <w:rsid w:val="004707E3"/>
    <w:rsid w:val="00470BD4"/>
    <w:rsid w:val="00472526"/>
    <w:rsid w:val="00475864"/>
    <w:rsid w:val="00476729"/>
    <w:rsid w:val="004773CB"/>
    <w:rsid w:val="004836A2"/>
    <w:rsid w:val="00484593"/>
    <w:rsid w:val="00484653"/>
    <w:rsid w:val="0048480F"/>
    <w:rsid w:val="00484AFD"/>
    <w:rsid w:val="0048662A"/>
    <w:rsid w:val="004908A3"/>
    <w:rsid w:val="00491176"/>
    <w:rsid w:val="00497928"/>
    <w:rsid w:val="004A57B7"/>
    <w:rsid w:val="004A5AD7"/>
    <w:rsid w:val="004A6423"/>
    <w:rsid w:val="004B16A2"/>
    <w:rsid w:val="004B18E5"/>
    <w:rsid w:val="004B389C"/>
    <w:rsid w:val="004B7D99"/>
    <w:rsid w:val="004C07B3"/>
    <w:rsid w:val="004C0F3F"/>
    <w:rsid w:val="004C2563"/>
    <w:rsid w:val="004C595D"/>
    <w:rsid w:val="004C74E4"/>
    <w:rsid w:val="004C7F6F"/>
    <w:rsid w:val="004D0128"/>
    <w:rsid w:val="004D177F"/>
    <w:rsid w:val="004D62DB"/>
    <w:rsid w:val="004E06E2"/>
    <w:rsid w:val="004F1045"/>
    <w:rsid w:val="004F2156"/>
    <w:rsid w:val="004F546E"/>
    <w:rsid w:val="004F745A"/>
    <w:rsid w:val="005012DE"/>
    <w:rsid w:val="00502A05"/>
    <w:rsid w:val="00504D6E"/>
    <w:rsid w:val="00507496"/>
    <w:rsid w:val="0051366D"/>
    <w:rsid w:val="0051384F"/>
    <w:rsid w:val="0051457B"/>
    <w:rsid w:val="005149BB"/>
    <w:rsid w:val="00515170"/>
    <w:rsid w:val="00515D2F"/>
    <w:rsid w:val="00517D6A"/>
    <w:rsid w:val="005227DF"/>
    <w:rsid w:val="00522A60"/>
    <w:rsid w:val="00525917"/>
    <w:rsid w:val="00525E19"/>
    <w:rsid w:val="00531874"/>
    <w:rsid w:val="00532A71"/>
    <w:rsid w:val="0053777B"/>
    <w:rsid w:val="0054071A"/>
    <w:rsid w:val="00540FE9"/>
    <w:rsid w:val="00542C10"/>
    <w:rsid w:val="00543437"/>
    <w:rsid w:val="00545ADA"/>
    <w:rsid w:val="00546C3B"/>
    <w:rsid w:val="00546F66"/>
    <w:rsid w:val="00546FD8"/>
    <w:rsid w:val="00547126"/>
    <w:rsid w:val="0055160C"/>
    <w:rsid w:val="005571DF"/>
    <w:rsid w:val="00557A76"/>
    <w:rsid w:val="00562D83"/>
    <w:rsid w:val="00563932"/>
    <w:rsid w:val="005675B9"/>
    <w:rsid w:val="00573C22"/>
    <w:rsid w:val="0058253C"/>
    <w:rsid w:val="00582D73"/>
    <w:rsid w:val="00582F10"/>
    <w:rsid w:val="00583638"/>
    <w:rsid w:val="00584085"/>
    <w:rsid w:val="00586110"/>
    <w:rsid w:val="00586E8C"/>
    <w:rsid w:val="00587B12"/>
    <w:rsid w:val="005903D2"/>
    <w:rsid w:val="00594716"/>
    <w:rsid w:val="00596C86"/>
    <w:rsid w:val="005A23C8"/>
    <w:rsid w:val="005A5BAD"/>
    <w:rsid w:val="005B10BE"/>
    <w:rsid w:val="005B171F"/>
    <w:rsid w:val="005B4DED"/>
    <w:rsid w:val="005B5D3C"/>
    <w:rsid w:val="005C05C9"/>
    <w:rsid w:val="005C5696"/>
    <w:rsid w:val="005C653C"/>
    <w:rsid w:val="005D007A"/>
    <w:rsid w:val="005D1180"/>
    <w:rsid w:val="005D243C"/>
    <w:rsid w:val="005D331E"/>
    <w:rsid w:val="005D4D21"/>
    <w:rsid w:val="005D5D6F"/>
    <w:rsid w:val="005E0034"/>
    <w:rsid w:val="005E41F1"/>
    <w:rsid w:val="005E6625"/>
    <w:rsid w:val="005E67DD"/>
    <w:rsid w:val="005E6FDD"/>
    <w:rsid w:val="005F48B1"/>
    <w:rsid w:val="00603AD9"/>
    <w:rsid w:val="00603FFC"/>
    <w:rsid w:val="006105A8"/>
    <w:rsid w:val="006123FC"/>
    <w:rsid w:val="00612C83"/>
    <w:rsid w:val="00616049"/>
    <w:rsid w:val="00616A03"/>
    <w:rsid w:val="006177F0"/>
    <w:rsid w:val="00621171"/>
    <w:rsid w:val="0062328E"/>
    <w:rsid w:val="00625483"/>
    <w:rsid w:val="006346D2"/>
    <w:rsid w:val="006362D0"/>
    <w:rsid w:val="006362E3"/>
    <w:rsid w:val="00637977"/>
    <w:rsid w:val="00640B23"/>
    <w:rsid w:val="00642F88"/>
    <w:rsid w:val="00646AD1"/>
    <w:rsid w:val="00646CD3"/>
    <w:rsid w:val="00650279"/>
    <w:rsid w:val="006552C2"/>
    <w:rsid w:val="00655B2A"/>
    <w:rsid w:val="00657AB1"/>
    <w:rsid w:val="00660633"/>
    <w:rsid w:val="00661C9E"/>
    <w:rsid w:val="00662C77"/>
    <w:rsid w:val="00665040"/>
    <w:rsid w:val="00665067"/>
    <w:rsid w:val="006651DE"/>
    <w:rsid w:val="00666806"/>
    <w:rsid w:val="006711AD"/>
    <w:rsid w:val="00671514"/>
    <w:rsid w:val="00673E3C"/>
    <w:rsid w:val="00674972"/>
    <w:rsid w:val="006764B9"/>
    <w:rsid w:val="00676977"/>
    <w:rsid w:val="00676A0A"/>
    <w:rsid w:val="00677DE3"/>
    <w:rsid w:val="00681627"/>
    <w:rsid w:val="006817C8"/>
    <w:rsid w:val="00684FC8"/>
    <w:rsid w:val="006866CA"/>
    <w:rsid w:val="0068730D"/>
    <w:rsid w:val="00687435"/>
    <w:rsid w:val="00687BF6"/>
    <w:rsid w:val="00687CDF"/>
    <w:rsid w:val="00691C98"/>
    <w:rsid w:val="0069369D"/>
    <w:rsid w:val="006A116B"/>
    <w:rsid w:val="006A3B6A"/>
    <w:rsid w:val="006A3E58"/>
    <w:rsid w:val="006A7287"/>
    <w:rsid w:val="006B146C"/>
    <w:rsid w:val="006B3465"/>
    <w:rsid w:val="006B366D"/>
    <w:rsid w:val="006B3AE2"/>
    <w:rsid w:val="006B4B6C"/>
    <w:rsid w:val="006B5810"/>
    <w:rsid w:val="006B698A"/>
    <w:rsid w:val="006C7553"/>
    <w:rsid w:val="006D4D73"/>
    <w:rsid w:val="006D52E9"/>
    <w:rsid w:val="006E2497"/>
    <w:rsid w:val="006E2816"/>
    <w:rsid w:val="006E2BFA"/>
    <w:rsid w:val="006E5341"/>
    <w:rsid w:val="006E6702"/>
    <w:rsid w:val="006F10B5"/>
    <w:rsid w:val="006F1680"/>
    <w:rsid w:val="006F1E29"/>
    <w:rsid w:val="00700A6D"/>
    <w:rsid w:val="00704F9E"/>
    <w:rsid w:val="00711848"/>
    <w:rsid w:val="00712FAC"/>
    <w:rsid w:val="00713630"/>
    <w:rsid w:val="00713840"/>
    <w:rsid w:val="00714674"/>
    <w:rsid w:val="007149CE"/>
    <w:rsid w:val="007152A5"/>
    <w:rsid w:val="007207DD"/>
    <w:rsid w:val="0072395D"/>
    <w:rsid w:val="007255C7"/>
    <w:rsid w:val="0072631A"/>
    <w:rsid w:val="00730CA4"/>
    <w:rsid w:val="007368B0"/>
    <w:rsid w:val="00736F49"/>
    <w:rsid w:val="007410C2"/>
    <w:rsid w:val="007462DC"/>
    <w:rsid w:val="00746803"/>
    <w:rsid w:val="007550F6"/>
    <w:rsid w:val="00755A13"/>
    <w:rsid w:val="00756FD4"/>
    <w:rsid w:val="0075754A"/>
    <w:rsid w:val="00760BB7"/>
    <w:rsid w:val="0076485A"/>
    <w:rsid w:val="007650B4"/>
    <w:rsid w:val="007673B6"/>
    <w:rsid w:val="007726A9"/>
    <w:rsid w:val="00772D61"/>
    <w:rsid w:val="00783877"/>
    <w:rsid w:val="0078574B"/>
    <w:rsid w:val="00785D68"/>
    <w:rsid w:val="00786FFE"/>
    <w:rsid w:val="00787A53"/>
    <w:rsid w:val="00790599"/>
    <w:rsid w:val="00792013"/>
    <w:rsid w:val="0079286A"/>
    <w:rsid w:val="007948F1"/>
    <w:rsid w:val="0079537A"/>
    <w:rsid w:val="00795A6D"/>
    <w:rsid w:val="00796A26"/>
    <w:rsid w:val="00796E27"/>
    <w:rsid w:val="007A0A6C"/>
    <w:rsid w:val="007A4F9E"/>
    <w:rsid w:val="007A7807"/>
    <w:rsid w:val="007B0259"/>
    <w:rsid w:val="007B5153"/>
    <w:rsid w:val="007B52C0"/>
    <w:rsid w:val="007B56C4"/>
    <w:rsid w:val="007B5AAC"/>
    <w:rsid w:val="007B623A"/>
    <w:rsid w:val="007C5C2D"/>
    <w:rsid w:val="007C71F5"/>
    <w:rsid w:val="007D21C7"/>
    <w:rsid w:val="007D5023"/>
    <w:rsid w:val="007E10D6"/>
    <w:rsid w:val="007E137B"/>
    <w:rsid w:val="007E1ECC"/>
    <w:rsid w:val="007E51CE"/>
    <w:rsid w:val="007E5BA2"/>
    <w:rsid w:val="007E5BC8"/>
    <w:rsid w:val="0080099B"/>
    <w:rsid w:val="00803C24"/>
    <w:rsid w:val="00806804"/>
    <w:rsid w:val="00810572"/>
    <w:rsid w:val="00814627"/>
    <w:rsid w:val="008150AD"/>
    <w:rsid w:val="008150D9"/>
    <w:rsid w:val="008259AF"/>
    <w:rsid w:val="008332AB"/>
    <w:rsid w:val="00834DA5"/>
    <w:rsid w:val="008415CA"/>
    <w:rsid w:val="00846B50"/>
    <w:rsid w:val="00850BDC"/>
    <w:rsid w:val="00853911"/>
    <w:rsid w:val="00854E12"/>
    <w:rsid w:val="00860349"/>
    <w:rsid w:val="008666D0"/>
    <w:rsid w:val="00866D00"/>
    <w:rsid w:val="00870A95"/>
    <w:rsid w:val="00871D50"/>
    <w:rsid w:val="008742CD"/>
    <w:rsid w:val="008752D9"/>
    <w:rsid w:val="008756A4"/>
    <w:rsid w:val="00875B96"/>
    <w:rsid w:val="00877113"/>
    <w:rsid w:val="00882D5A"/>
    <w:rsid w:val="00886CA4"/>
    <w:rsid w:val="00895190"/>
    <w:rsid w:val="008A1D3C"/>
    <w:rsid w:val="008A24A8"/>
    <w:rsid w:val="008B0CBB"/>
    <w:rsid w:val="008B3760"/>
    <w:rsid w:val="008B3A31"/>
    <w:rsid w:val="008C497B"/>
    <w:rsid w:val="008C497F"/>
    <w:rsid w:val="008C61FC"/>
    <w:rsid w:val="008C6BF4"/>
    <w:rsid w:val="008D2A19"/>
    <w:rsid w:val="008D41D8"/>
    <w:rsid w:val="008D47E1"/>
    <w:rsid w:val="008D7C0D"/>
    <w:rsid w:val="008E35B5"/>
    <w:rsid w:val="008E7164"/>
    <w:rsid w:val="008F0AC2"/>
    <w:rsid w:val="008F0B2B"/>
    <w:rsid w:val="008F48BC"/>
    <w:rsid w:val="009119B2"/>
    <w:rsid w:val="00912993"/>
    <w:rsid w:val="00914786"/>
    <w:rsid w:val="0091657C"/>
    <w:rsid w:val="0092094E"/>
    <w:rsid w:val="00921845"/>
    <w:rsid w:val="00921F97"/>
    <w:rsid w:val="00933D6C"/>
    <w:rsid w:val="00934D36"/>
    <w:rsid w:val="00934EB4"/>
    <w:rsid w:val="00936247"/>
    <w:rsid w:val="0093625F"/>
    <w:rsid w:val="009362CD"/>
    <w:rsid w:val="00937B26"/>
    <w:rsid w:val="00940A2B"/>
    <w:rsid w:val="00941062"/>
    <w:rsid w:val="00943E9C"/>
    <w:rsid w:val="009472FD"/>
    <w:rsid w:val="009525FC"/>
    <w:rsid w:val="00952BB8"/>
    <w:rsid w:val="00952D6F"/>
    <w:rsid w:val="00955EC2"/>
    <w:rsid w:val="009568A0"/>
    <w:rsid w:val="00960049"/>
    <w:rsid w:val="00962828"/>
    <w:rsid w:val="00962BE6"/>
    <w:rsid w:val="009638BB"/>
    <w:rsid w:val="00964AB3"/>
    <w:rsid w:val="00965CA3"/>
    <w:rsid w:val="00974292"/>
    <w:rsid w:val="00974C88"/>
    <w:rsid w:val="00976952"/>
    <w:rsid w:val="00985642"/>
    <w:rsid w:val="00985DF9"/>
    <w:rsid w:val="00986229"/>
    <w:rsid w:val="00987EFD"/>
    <w:rsid w:val="00997444"/>
    <w:rsid w:val="009A05E7"/>
    <w:rsid w:val="009A1B0A"/>
    <w:rsid w:val="009A2CBC"/>
    <w:rsid w:val="009B3367"/>
    <w:rsid w:val="009B34BD"/>
    <w:rsid w:val="009B7088"/>
    <w:rsid w:val="009C1121"/>
    <w:rsid w:val="009C20C7"/>
    <w:rsid w:val="009C3670"/>
    <w:rsid w:val="009C6524"/>
    <w:rsid w:val="009D019C"/>
    <w:rsid w:val="009D1901"/>
    <w:rsid w:val="009D3925"/>
    <w:rsid w:val="009E02FD"/>
    <w:rsid w:val="009E072F"/>
    <w:rsid w:val="009E1D9C"/>
    <w:rsid w:val="009E2B82"/>
    <w:rsid w:val="009E33F0"/>
    <w:rsid w:val="009E703B"/>
    <w:rsid w:val="009F12C0"/>
    <w:rsid w:val="009F2A51"/>
    <w:rsid w:val="009F3043"/>
    <w:rsid w:val="009F3FA1"/>
    <w:rsid w:val="00A0059A"/>
    <w:rsid w:val="00A01F44"/>
    <w:rsid w:val="00A06838"/>
    <w:rsid w:val="00A1263D"/>
    <w:rsid w:val="00A126FA"/>
    <w:rsid w:val="00A1291F"/>
    <w:rsid w:val="00A157E3"/>
    <w:rsid w:val="00A166BD"/>
    <w:rsid w:val="00A20E28"/>
    <w:rsid w:val="00A20EE2"/>
    <w:rsid w:val="00A219B3"/>
    <w:rsid w:val="00A256E1"/>
    <w:rsid w:val="00A25DD7"/>
    <w:rsid w:val="00A27F15"/>
    <w:rsid w:val="00A30505"/>
    <w:rsid w:val="00A30D0A"/>
    <w:rsid w:val="00A3266E"/>
    <w:rsid w:val="00A40631"/>
    <w:rsid w:val="00A5438B"/>
    <w:rsid w:val="00A5525A"/>
    <w:rsid w:val="00A55ACA"/>
    <w:rsid w:val="00A61497"/>
    <w:rsid w:val="00A647B6"/>
    <w:rsid w:val="00A65632"/>
    <w:rsid w:val="00A70120"/>
    <w:rsid w:val="00A70E29"/>
    <w:rsid w:val="00A71A66"/>
    <w:rsid w:val="00A76967"/>
    <w:rsid w:val="00A76C23"/>
    <w:rsid w:val="00A77DA3"/>
    <w:rsid w:val="00A80D33"/>
    <w:rsid w:val="00A870F7"/>
    <w:rsid w:val="00A90D8A"/>
    <w:rsid w:val="00A92A7A"/>
    <w:rsid w:val="00A93479"/>
    <w:rsid w:val="00A94993"/>
    <w:rsid w:val="00A96751"/>
    <w:rsid w:val="00AA088A"/>
    <w:rsid w:val="00AA16B5"/>
    <w:rsid w:val="00AA3239"/>
    <w:rsid w:val="00AA3688"/>
    <w:rsid w:val="00AA4790"/>
    <w:rsid w:val="00AA5620"/>
    <w:rsid w:val="00AA5C55"/>
    <w:rsid w:val="00AA6264"/>
    <w:rsid w:val="00AB1110"/>
    <w:rsid w:val="00AB274F"/>
    <w:rsid w:val="00AB2A55"/>
    <w:rsid w:val="00AB6040"/>
    <w:rsid w:val="00AB6EE5"/>
    <w:rsid w:val="00AC028D"/>
    <w:rsid w:val="00AC08C9"/>
    <w:rsid w:val="00AC0C0E"/>
    <w:rsid w:val="00AC10B9"/>
    <w:rsid w:val="00AC3F40"/>
    <w:rsid w:val="00AC6885"/>
    <w:rsid w:val="00AC7588"/>
    <w:rsid w:val="00AC796B"/>
    <w:rsid w:val="00AD2D86"/>
    <w:rsid w:val="00AD5609"/>
    <w:rsid w:val="00AD6487"/>
    <w:rsid w:val="00AD6C0E"/>
    <w:rsid w:val="00AF0201"/>
    <w:rsid w:val="00AF078D"/>
    <w:rsid w:val="00AF0904"/>
    <w:rsid w:val="00AF4298"/>
    <w:rsid w:val="00AF4674"/>
    <w:rsid w:val="00AF7EA6"/>
    <w:rsid w:val="00B01B43"/>
    <w:rsid w:val="00B07BA7"/>
    <w:rsid w:val="00B07E09"/>
    <w:rsid w:val="00B07ED6"/>
    <w:rsid w:val="00B100CD"/>
    <w:rsid w:val="00B1239F"/>
    <w:rsid w:val="00B13C01"/>
    <w:rsid w:val="00B13D15"/>
    <w:rsid w:val="00B13FE1"/>
    <w:rsid w:val="00B1449A"/>
    <w:rsid w:val="00B22D44"/>
    <w:rsid w:val="00B239E1"/>
    <w:rsid w:val="00B27D8E"/>
    <w:rsid w:val="00B3376B"/>
    <w:rsid w:val="00B34062"/>
    <w:rsid w:val="00B351BF"/>
    <w:rsid w:val="00B40554"/>
    <w:rsid w:val="00B45711"/>
    <w:rsid w:val="00B45C84"/>
    <w:rsid w:val="00B5249B"/>
    <w:rsid w:val="00B56F47"/>
    <w:rsid w:val="00B57AD2"/>
    <w:rsid w:val="00B61303"/>
    <w:rsid w:val="00B61B64"/>
    <w:rsid w:val="00B677AD"/>
    <w:rsid w:val="00B71EE8"/>
    <w:rsid w:val="00B7515B"/>
    <w:rsid w:val="00B755CF"/>
    <w:rsid w:val="00B77AFB"/>
    <w:rsid w:val="00B80334"/>
    <w:rsid w:val="00B827DD"/>
    <w:rsid w:val="00B8572F"/>
    <w:rsid w:val="00B858FE"/>
    <w:rsid w:val="00B9418C"/>
    <w:rsid w:val="00B942EA"/>
    <w:rsid w:val="00BA389D"/>
    <w:rsid w:val="00BA6FE0"/>
    <w:rsid w:val="00BA7EAA"/>
    <w:rsid w:val="00BB1BE8"/>
    <w:rsid w:val="00BB3CBB"/>
    <w:rsid w:val="00BB40CE"/>
    <w:rsid w:val="00BC381A"/>
    <w:rsid w:val="00BC3C6C"/>
    <w:rsid w:val="00BC6DEF"/>
    <w:rsid w:val="00BC71CC"/>
    <w:rsid w:val="00BD2FDF"/>
    <w:rsid w:val="00BE010B"/>
    <w:rsid w:val="00BE2A21"/>
    <w:rsid w:val="00BE4929"/>
    <w:rsid w:val="00BF0DEA"/>
    <w:rsid w:val="00BF1781"/>
    <w:rsid w:val="00BF37C3"/>
    <w:rsid w:val="00BF4525"/>
    <w:rsid w:val="00BF4955"/>
    <w:rsid w:val="00BF713B"/>
    <w:rsid w:val="00C0151C"/>
    <w:rsid w:val="00C03785"/>
    <w:rsid w:val="00C039D7"/>
    <w:rsid w:val="00C073BA"/>
    <w:rsid w:val="00C1037E"/>
    <w:rsid w:val="00C124C2"/>
    <w:rsid w:val="00C159C3"/>
    <w:rsid w:val="00C16478"/>
    <w:rsid w:val="00C16EDA"/>
    <w:rsid w:val="00C17D94"/>
    <w:rsid w:val="00C17FA3"/>
    <w:rsid w:val="00C21864"/>
    <w:rsid w:val="00C30FCE"/>
    <w:rsid w:val="00C40EB9"/>
    <w:rsid w:val="00C45B9C"/>
    <w:rsid w:val="00C473B3"/>
    <w:rsid w:val="00C477F3"/>
    <w:rsid w:val="00C50058"/>
    <w:rsid w:val="00C5563C"/>
    <w:rsid w:val="00C63A45"/>
    <w:rsid w:val="00C6528E"/>
    <w:rsid w:val="00C676D7"/>
    <w:rsid w:val="00C716B3"/>
    <w:rsid w:val="00C72668"/>
    <w:rsid w:val="00C75F3C"/>
    <w:rsid w:val="00C76C0C"/>
    <w:rsid w:val="00C76F9E"/>
    <w:rsid w:val="00C77AEC"/>
    <w:rsid w:val="00C802B5"/>
    <w:rsid w:val="00C805FE"/>
    <w:rsid w:val="00CA128B"/>
    <w:rsid w:val="00CA3DC5"/>
    <w:rsid w:val="00CA5B0A"/>
    <w:rsid w:val="00CB16A4"/>
    <w:rsid w:val="00CB2E29"/>
    <w:rsid w:val="00CB5FDA"/>
    <w:rsid w:val="00CB72C8"/>
    <w:rsid w:val="00CC018E"/>
    <w:rsid w:val="00CC091E"/>
    <w:rsid w:val="00CC2AC9"/>
    <w:rsid w:val="00CC2F21"/>
    <w:rsid w:val="00CC3169"/>
    <w:rsid w:val="00CC32A3"/>
    <w:rsid w:val="00CC792E"/>
    <w:rsid w:val="00CD09B2"/>
    <w:rsid w:val="00CD1234"/>
    <w:rsid w:val="00CD18CB"/>
    <w:rsid w:val="00CD1AEC"/>
    <w:rsid w:val="00CD420B"/>
    <w:rsid w:val="00CD72BE"/>
    <w:rsid w:val="00CE0D8E"/>
    <w:rsid w:val="00CE22EA"/>
    <w:rsid w:val="00CE30E7"/>
    <w:rsid w:val="00CE525E"/>
    <w:rsid w:val="00CF1694"/>
    <w:rsid w:val="00CF1DCB"/>
    <w:rsid w:val="00CF1FB8"/>
    <w:rsid w:val="00CF43DB"/>
    <w:rsid w:val="00D0174E"/>
    <w:rsid w:val="00D046B8"/>
    <w:rsid w:val="00D04BF0"/>
    <w:rsid w:val="00D05011"/>
    <w:rsid w:val="00D068EC"/>
    <w:rsid w:val="00D06ACE"/>
    <w:rsid w:val="00D07A27"/>
    <w:rsid w:val="00D11689"/>
    <w:rsid w:val="00D13CA6"/>
    <w:rsid w:val="00D156F4"/>
    <w:rsid w:val="00D157E4"/>
    <w:rsid w:val="00D20B9F"/>
    <w:rsid w:val="00D21F0B"/>
    <w:rsid w:val="00D24124"/>
    <w:rsid w:val="00D24B15"/>
    <w:rsid w:val="00D25888"/>
    <w:rsid w:val="00D269BA"/>
    <w:rsid w:val="00D34B1E"/>
    <w:rsid w:val="00D35965"/>
    <w:rsid w:val="00D437C6"/>
    <w:rsid w:val="00D4633D"/>
    <w:rsid w:val="00D4795E"/>
    <w:rsid w:val="00D50E4C"/>
    <w:rsid w:val="00D514BC"/>
    <w:rsid w:val="00D52E41"/>
    <w:rsid w:val="00D548C0"/>
    <w:rsid w:val="00D54D10"/>
    <w:rsid w:val="00D54E92"/>
    <w:rsid w:val="00D567C9"/>
    <w:rsid w:val="00D617F1"/>
    <w:rsid w:val="00D6194C"/>
    <w:rsid w:val="00D62AB9"/>
    <w:rsid w:val="00D631ED"/>
    <w:rsid w:val="00D658B1"/>
    <w:rsid w:val="00D71419"/>
    <w:rsid w:val="00D74110"/>
    <w:rsid w:val="00D75E0F"/>
    <w:rsid w:val="00D83607"/>
    <w:rsid w:val="00D86752"/>
    <w:rsid w:val="00D9075E"/>
    <w:rsid w:val="00D9639A"/>
    <w:rsid w:val="00D9767F"/>
    <w:rsid w:val="00DA02A0"/>
    <w:rsid w:val="00DA2168"/>
    <w:rsid w:val="00DA4FA6"/>
    <w:rsid w:val="00DA5122"/>
    <w:rsid w:val="00DA631F"/>
    <w:rsid w:val="00DB01B0"/>
    <w:rsid w:val="00DB06D0"/>
    <w:rsid w:val="00DB347E"/>
    <w:rsid w:val="00DB5746"/>
    <w:rsid w:val="00DB74F4"/>
    <w:rsid w:val="00DC0305"/>
    <w:rsid w:val="00DC54DC"/>
    <w:rsid w:val="00DC5E0B"/>
    <w:rsid w:val="00DD650E"/>
    <w:rsid w:val="00DD6D4B"/>
    <w:rsid w:val="00DD769A"/>
    <w:rsid w:val="00DE0460"/>
    <w:rsid w:val="00DE0CE0"/>
    <w:rsid w:val="00DE7F36"/>
    <w:rsid w:val="00DF110F"/>
    <w:rsid w:val="00DF114F"/>
    <w:rsid w:val="00DF493E"/>
    <w:rsid w:val="00DF4BD8"/>
    <w:rsid w:val="00DF6156"/>
    <w:rsid w:val="00DF7C9F"/>
    <w:rsid w:val="00E0085B"/>
    <w:rsid w:val="00E0243A"/>
    <w:rsid w:val="00E06F2F"/>
    <w:rsid w:val="00E14350"/>
    <w:rsid w:val="00E17CD1"/>
    <w:rsid w:val="00E25210"/>
    <w:rsid w:val="00E27E32"/>
    <w:rsid w:val="00E331B9"/>
    <w:rsid w:val="00E414AB"/>
    <w:rsid w:val="00E4355A"/>
    <w:rsid w:val="00E44D7B"/>
    <w:rsid w:val="00E45B89"/>
    <w:rsid w:val="00E50F4F"/>
    <w:rsid w:val="00E531F9"/>
    <w:rsid w:val="00E60152"/>
    <w:rsid w:val="00E62D31"/>
    <w:rsid w:val="00E62FC2"/>
    <w:rsid w:val="00E64A4D"/>
    <w:rsid w:val="00E70DD0"/>
    <w:rsid w:val="00E723F3"/>
    <w:rsid w:val="00E748F8"/>
    <w:rsid w:val="00E77113"/>
    <w:rsid w:val="00E80D2A"/>
    <w:rsid w:val="00E81064"/>
    <w:rsid w:val="00E821D8"/>
    <w:rsid w:val="00E82DFD"/>
    <w:rsid w:val="00E833CD"/>
    <w:rsid w:val="00E86C1F"/>
    <w:rsid w:val="00E910D8"/>
    <w:rsid w:val="00E92B8F"/>
    <w:rsid w:val="00E94765"/>
    <w:rsid w:val="00EB0684"/>
    <w:rsid w:val="00EB1101"/>
    <w:rsid w:val="00EB3657"/>
    <w:rsid w:val="00EB3916"/>
    <w:rsid w:val="00EB481A"/>
    <w:rsid w:val="00EC09CD"/>
    <w:rsid w:val="00EC1E8C"/>
    <w:rsid w:val="00EC47E2"/>
    <w:rsid w:val="00EC70A9"/>
    <w:rsid w:val="00ED09F0"/>
    <w:rsid w:val="00ED12A2"/>
    <w:rsid w:val="00ED36F8"/>
    <w:rsid w:val="00ED5201"/>
    <w:rsid w:val="00ED5D98"/>
    <w:rsid w:val="00ED6CA0"/>
    <w:rsid w:val="00ED76EB"/>
    <w:rsid w:val="00EE0436"/>
    <w:rsid w:val="00EE0F55"/>
    <w:rsid w:val="00EE189A"/>
    <w:rsid w:val="00EF080B"/>
    <w:rsid w:val="00EF238A"/>
    <w:rsid w:val="00EF6AE9"/>
    <w:rsid w:val="00EF6F40"/>
    <w:rsid w:val="00EF7B81"/>
    <w:rsid w:val="00F00392"/>
    <w:rsid w:val="00F0191B"/>
    <w:rsid w:val="00F03020"/>
    <w:rsid w:val="00F03D1B"/>
    <w:rsid w:val="00F074A2"/>
    <w:rsid w:val="00F13318"/>
    <w:rsid w:val="00F20F11"/>
    <w:rsid w:val="00F215B4"/>
    <w:rsid w:val="00F21DE5"/>
    <w:rsid w:val="00F26B1C"/>
    <w:rsid w:val="00F27217"/>
    <w:rsid w:val="00F32DC4"/>
    <w:rsid w:val="00F41AA0"/>
    <w:rsid w:val="00F44417"/>
    <w:rsid w:val="00F510BE"/>
    <w:rsid w:val="00F64107"/>
    <w:rsid w:val="00F66174"/>
    <w:rsid w:val="00F67436"/>
    <w:rsid w:val="00F6751B"/>
    <w:rsid w:val="00F7068F"/>
    <w:rsid w:val="00F72E51"/>
    <w:rsid w:val="00F75A2A"/>
    <w:rsid w:val="00F77CB7"/>
    <w:rsid w:val="00F80F86"/>
    <w:rsid w:val="00F81B0E"/>
    <w:rsid w:val="00F83695"/>
    <w:rsid w:val="00F8466E"/>
    <w:rsid w:val="00F84A3F"/>
    <w:rsid w:val="00F87A24"/>
    <w:rsid w:val="00F90555"/>
    <w:rsid w:val="00F93402"/>
    <w:rsid w:val="00F94F53"/>
    <w:rsid w:val="00FA250B"/>
    <w:rsid w:val="00FA30CD"/>
    <w:rsid w:val="00FB1A1B"/>
    <w:rsid w:val="00FB22CB"/>
    <w:rsid w:val="00FB4264"/>
    <w:rsid w:val="00FC30B4"/>
    <w:rsid w:val="00FC4A50"/>
    <w:rsid w:val="00FD637F"/>
    <w:rsid w:val="00FD6B51"/>
    <w:rsid w:val="00FE0530"/>
    <w:rsid w:val="00FE164F"/>
    <w:rsid w:val="00FE2C37"/>
    <w:rsid w:val="00FE4490"/>
    <w:rsid w:val="00FE4492"/>
    <w:rsid w:val="00FF583E"/>
    <w:rsid w:val="00FF615A"/>
    <w:rsid w:val="00FF7D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3FA0BA09"/>
  <w15:docId w15:val="{623D6DA6-B0BC-4103-A3DF-B0BF6ACAF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A3239"/>
    <w:rPr>
      <w:color w:val="0563C1" w:themeColor="hyperlink"/>
      <w:u w:val="single"/>
    </w:rPr>
  </w:style>
  <w:style w:type="paragraph" w:styleId="NormalWeb">
    <w:name w:val="Normal (Web)"/>
    <w:basedOn w:val="Normal"/>
    <w:uiPriority w:val="99"/>
    <w:unhideWhenUsed/>
    <w:rsid w:val="00AA3239"/>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AA3239"/>
    <w:rPr>
      <w:color w:val="605E5C"/>
      <w:shd w:val="clear" w:color="auto" w:fill="E1DFDD"/>
    </w:rPr>
  </w:style>
  <w:style w:type="paragraph" w:styleId="Header">
    <w:name w:val="header"/>
    <w:basedOn w:val="Normal"/>
    <w:link w:val="HeaderChar"/>
    <w:uiPriority w:val="99"/>
    <w:unhideWhenUsed/>
    <w:rsid w:val="00AA32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239"/>
  </w:style>
  <w:style w:type="paragraph" w:styleId="Footer">
    <w:name w:val="footer"/>
    <w:basedOn w:val="Normal"/>
    <w:link w:val="FooterChar"/>
    <w:uiPriority w:val="99"/>
    <w:unhideWhenUsed/>
    <w:rsid w:val="00AA32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239"/>
  </w:style>
  <w:style w:type="paragraph" w:styleId="BalloonText">
    <w:name w:val="Balloon Text"/>
    <w:basedOn w:val="Normal"/>
    <w:link w:val="BalloonTextChar"/>
    <w:uiPriority w:val="99"/>
    <w:semiHidden/>
    <w:unhideWhenUsed/>
    <w:rsid w:val="00B751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515B"/>
    <w:rPr>
      <w:rFonts w:ascii="Segoe UI" w:hAnsi="Segoe UI" w:cs="Segoe UI"/>
      <w:sz w:val="18"/>
      <w:szCs w:val="18"/>
    </w:rPr>
  </w:style>
  <w:style w:type="character" w:styleId="LineNumber">
    <w:name w:val="line number"/>
    <w:basedOn w:val="DefaultParagraphFont"/>
    <w:uiPriority w:val="99"/>
    <w:semiHidden/>
    <w:unhideWhenUsed/>
    <w:rsid w:val="00BE2A21"/>
  </w:style>
  <w:style w:type="character" w:styleId="CommentReference">
    <w:name w:val="annotation reference"/>
    <w:basedOn w:val="DefaultParagraphFont"/>
    <w:uiPriority w:val="99"/>
    <w:semiHidden/>
    <w:unhideWhenUsed/>
    <w:rsid w:val="00102D6C"/>
    <w:rPr>
      <w:sz w:val="16"/>
      <w:szCs w:val="16"/>
    </w:rPr>
  </w:style>
  <w:style w:type="paragraph" w:styleId="CommentText">
    <w:name w:val="annotation text"/>
    <w:basedOn w:val="Normal"/>
    <w:link w:val="CommentTextChar"/>
    <w:uiPriority w:val="99"/>
    <w:unhideWhenUsed/>
    <w:rsid w:val="00102D6C"/>
    <w:pPr>
      <w:spacing w:line="240" w:lineRule="auto"/>
    </w:pPr>
    <w:rPr>
      <w:sz w:val="20"/>
      <w:szCs w:val="20"/>
    </w:rPr>
  </w:style>
  <w:style w:type="character" w:customStyle="1" w:styleId="CommentTextChar">
    <w:name w:val="Comment Text Char"/>
    <w:basedOn w:val="DefaultParagraphFont"/>
    <w:link w:val="CommentText"/>
    <w:uiPriority w:val="99"/>
    <w:rsid w:val="00102D6C"/>
    <w:rPr>
      <w:sz w:val="20"/>
      <w:szCs w:val="20"/>
    </w:rPr>
  </w:style>
  <w:style w:type="paragraph" w:styleId="CommentSubject">
    <w:name w:val="annotation subject"/>
    <w:basedOn w:val="CommentText"/>
    <w:next w:val="CommentText"/>
    <w:link w:val="CommentSubjectChar"/>
    <w:uiPriority w:val="99"/>
    <w:semiHidden/>
    <w:unhideWhenUsed/>
    <w:rsid w:val="00102D6C"/>
    <w:rPr>
      <w:b/>
      <w:bCs/>
    </w:rPr>
  </w:style>
  <w:style w:type="character" w:customStyle="1" w:styleId="CommentSubjectChar">
    <w:name w:val="Comment Subject Char"/>
    <w:basedOn w:val="CommentTextChar"/>
    <w:link w:val="CommentSubject"/>
    <w:uiPriority w:val="99"/>
    <w:semiHidden/>
    <w:rsid w:val="00102D6C"/>
    <w:rPr>
      <w:b/>
      <w:bCs/>
      <w:sz w:val="20"/>
      <w:szCs w:val="20"/>
    </w:rPr>
  </w:style>
  <w:style w:type="character" w:customStyle="1" w:styleId="binomial">
    <w:name w:val="binomial"/>
    <w:basedOn w:val="DefaultParagraphFont"/>
    <w:rsid w:val="006711AD"/>
  </w:style>
  <w:style w:type="character" w:styleId="Emphasis">
    <w:name w:val="Emphasis"/>
    <w:basedOn w:val="DefaultParagraphFont"/>
    <w:uiPriority w:val="20"/>
    <w:qFormat/>
    <w:rsid w:val="009119B2"/>
    <w:rPr>
      <w:i/>
      <w:iCs/>
    </w:rPr>
  </w:style>
  <w:style w:type="paragraph" w:styleId="Revision">
    <w:name w:val="Revision"/>
    <w:hidden/>
    <w:uiPriority w:val="99"/>
    <w:semiHidden/>
    <w:rsid w:val="00C0151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1763">
      <w:bodyDiv w:val="1"/>
      <w:marLeft w:val="0"/>
      <w:marRight w:val="0"/>
      <w:marTop w:val="0"/>
      <w:marBottom w:val="0"/>
      <w:divBdr>
        <w:top w:val="none" w:sz="0" w:space="0" w:color="auto"/>
        <w:left w:val="none" w:sz="0" w:space="0" w:color="auto"/>
        <w:bottom w:val="none" w:sz="0" w:space="0" w:color="auto"/>
        <w:right w:val="none" w:sz="0" w:space="0" w:color="auto"/>
      </w:divBdr>
    </w:div>
    <w:div w:id="28114983">
      <w:bodyDiv w:val="1"/>
      <w:marLeft w:val="0"/>
      <w:marRight w:val="0"/>
      <w:marTop w:val="0"/>
      <w:marBottom w:val="0"/>
      <w:divBdr>
        <w:top w:val="none" w:sz="0" w:space="0" w:color="auto"/>
        <w:left w:val="none" w:sz="0" w:space="0" w:color="auto"/>
        <w:bottom w:val="none" w:sz="0" w:space="0" w:color="auto"/>
        <w:right w:val="none" w:sz="0" w:space="0" w:color="auto"/>
      </w:divBdr>
    </w:div>
    <w:div w:id="303125425">
      <w:bodyDiv w:val="1"/>
      <w:marLeft w:val="0"/>
      <w:marRight w:val="0"/>
      <w:marTop w:val="0"/>
      <w:marBottom w:val="0"/>
      <w:divBdr>
        <w:top w:val="none" w:sz="0" w:space="0" w:color="auto"/>
        <w:left w:val="none" w:sz="0" w:space="0" w:color="auto"/>
        <w:bottom w:val="none" w:sz="0" w:space="0" w:color="auto"/>
        <w:right w:val="none" w:sz="0" w:space="0" w:color="auto"/>
      </w:divBdr>
    </w:div>
    <w:div w:id="412051732">
      <w:bodyDiv w:val="1"/>
      <w:marLeft w:val="0"/>
      <w:marRight w:val="0"/>
      <w:marTop w:val="0"/>
      <w:marBottom w:val="0"/>
      <w:divBdr>
        <w:top w:val="none" w:sz="0" w:space="0" w:color="auto"/>
        <w:left w:val="none" w:sz="0" w:space="0" w:color="auto"/>
        <w:bottom w:val="none" w:sz="0" w:space="0" w:color="auto"/>
        <w:right w:val="none" w:sz="0" w:space="0" w:color="auto"/>
      </w:divBdr>
    </w:div>
    <w:div w:id="425270292">
      <w:bodyDiv w:val="1"/>
      <w:marLeft w:val="0"/>
      <w:marRight w:val="0"/>
      <w:marTop w:val="0"/>
      <w:marBottom w:val="0"/>
      <w:divBdr>
        <w:top w:val="none" w:sz="0" w:space="0" w:color="auto"/>
        <w:left w:val="none" w:sz="0" w:space="0" w:color="auto"/>
        <w:bottom w:val="none" w:sz="0" w:space="0" w:color="auto"/>
        <w:right w:val="none" w:sz="0" w:space="0" w:color="auto"/>
      </w:divBdr>
    </w:div>
    <w:div w:id="618070130">
      <w:bodyDiv w:val="1"/>
      <w:marLeft w:val="0"/>
      <w:marRight w:val="0"/>
      <w:marTop w:val="0"/>
      <w:marBottom w:val="0"/>
      <w:divBdr>
        <w:top w:val="none" w:sz="0" w:space="0" w:color="auto"/>
        <w:left w:val="none" w:sz="0" w:space="0" w:color="auto"/>
        <w:bottom w:val="none" w:sz="0" w:space="0" w:color="auto"/>
        <w:right w:val="none" w:sz="0" w:space="0" w:color="auto"/>
      </w:divBdr>
    </w:div>
    <w:div w:id="690034853">
      <w:bodyDiv w:val="1"/>
      <w:marLeft w:val="0"/>
      <w:marRight w:val="0"/>
      <w:marTop w:val="0"/>
      <w:marBottom w:val="0"/>
      <w:divBdr>
        <w:top w:val="none" w:sz="0" w:space="0" w:color="auto"/>
        <w:left w:val="none" w:sz="0" w:space="0" w:color="auto"/>
        <w:bottom w:val="none" w:sz="0" w:space="0" w:color="auto"/>
        <w:right w:val="none" w:sz="0" w:space="0" w:color="auto"/>
      </w:divBdr>
    </w:div>
    <w:div w:id="847915094">
      <w:bodyDiv w:val="1"/>
      <w:marLeft w:val="0"/>
      <w:marRight w:val="0"/>
      <w:marTop w:val="0"/>
      <w:marBottom w:val="0"/>
      <w:divBdr>
        <w:top w:val="none" w:sz="0" w:space="0" w:color="auto"/>
        <w:left w:val="none" w:sz="0" w:space="0" w:color="auto"/>
        <w:bottom w:val="none" w:sz="0" w:space="0" w:color="auto"/>
        <w:right w:val="none" w:sz="0" w:space="0" w:color="auto"/>
      </w:divBdr>
    </w:div>
    <w:div w:id="858468934">
      <w:bodyDiv w:val="1"/>
      <w:marLeft w:val="0"/>
      <w:marRight w:val="0"/>
      <w:marTop w:val="0"/>
      <w:marBottom w:val="0"/>
      <w:divBdr>
        <w:top w:val="none" w:sz="0" w:space="0" w:color="auto"/>
        <w:left w:val="none" w:sz="0" w:space="0" w:color="auto"/>
        <w:bottom w:val="none" w:sz="0" w:space="0" w:color="auto"/>
        <w:right w:val="none" w:sz="0" w:space="0" w:color="auto"/>
      </w:divBdr>
    </w:div>
    <w:div w:id="928808261">
      <w:bodyDiv w:val="1"/>
      <w:marLeft w:val="0"/>
      <w:marRight w:val="0"/>
      <w:marTop w:val="0"/>
      <w:marBottom w:val="0"/>
      <w:divBdr>
        <w:top w:val="none" w:sz="0" w:space="0" w:color="auto"/>
        <w:left w:val="none" w:sz="0" w:space="0" w:color="auto"/>
        <w:bottom w:val="none" w:sz="0" w:space="0" w:color="auto"/>
        <w:right w:val="none" w:sz="0" w:space="0" w:color="auto"/>
      </w:divBdr>
    </w:div>
    <w:div w:id="986321147">
      <w:bodyDiv w:val="1"/>
      <w:marLeft w:val="0"/>
      <w:marRight w:val="0"/>
      <w:marTop w:val="0"/>
      <w:marBottom w:val="0"/>
      <w:divBdr>
        <w:top w:val="none" w:sz="0" w:space="0" w:color="auto"/>
        <w:left w:val="none" w:sz="0" w:space="0" w:color="auto"/>
        <w:bottom w:val="none" w:sz="0" w:space="0" w:color="auto"/>
        <w:right w:val="none" w:sz="0" w:space="0" w:color="auto"/>
      </w:divBdr>
    </w:div>
    <w:div w:id="1053850254">
      <w:bodyDiv w:val="1"/>
      <w:marLeft w:val="0"/>
      <w:marRight w:val="0"/>
      <w:marTop w:val="0"/>
      <w:marBottom w:val="0"/>
      <w:divBdr>
        <w:top w:val="none" w:sz="0" w:space="0" w:color="auto"/>
        <w:left w:val="none" w:sz="0" w:space="0" w:color="auto"/>
        <w:bottom w:val="none" w:sz="0" w:space="0" w:color="auto"/>
        <w:right w:val="none" w:sz="0" w:space="0" w:color="auto"/>
      </w:divBdr>
    </w:div>
    <w:div w:id="1263689070">
      <w:bodyDiv w:val="1"/>
      <w:marLeft w:val="0"/>
      <w:marRight w:val="0"/>
      <w:marTop w:val="0"/>
      <w:marBottom w:val="0"/>
      <w:divBdr>
        <w:top w:val="none" w:sz="0" w:space="0" w:color="auto"/>
        <w:left w:val="none" w:sz="0" w:space="0" w:color="auto"/>
        <w:bottom w:val="none" w:sz="0" w:space="0" w:color="auto"/>
        <w:right w:val="none" w:sz="0" w:space="0" w:color="auto"/>
      </w:divBdr>
    </w:div>
    <w:div w:id="1314218318">
      <w:bodyDiv w:val="1"/>
      <w:marLeft w:val="0"/>
      <w:marRight w:val="0"/>
      <w:marTop w:val="0"/>
      <w:marBottom w:val="0"/>
      <w:divBdr>
        <w:top w:val="none" w:sz="0" w:space="0" w:color="auto"/>
        <w:left w:val="none" w:sz="0" w:space="0" w:color="auto"/>
        <w:bottom w:val="none" w:sz="0" w:space="0" w:color="auto"/>
        <w:right w:val="none" w:sz="0" w:space="0" w:color="auto"/>
      </w:divBdr>
    </w:div>
    <w:div w:id="1509639406">
      <w:bodyDiv w:val="1"/>
      <w:marLeft w:val="0"/>
      <w:marRight w:val="0"/>
      <w:marTop w:val="0"/>
      <w:marBottom w:val="0"/>
      <w:divBdr>
        <w:top w:val="none" w:sz="0" w:space="0" w:color="auto"/>
        <w:left w:val="none" w:sz="0" w:space="0" w:color="auto"/>
        <w:bottom w:val="none" w:sz="0" w:space="0" w:color="auto"/>
        <w:right w:val="none" w:sz="0" w:space="0" w:color="auto"/>
      </w:divBdr>
    </w:div>
    <w:div w:id="1515263420">
      <w:bodyDiv w:val="1"/>
      <w:marLeft w:val="0"/>
      <w:marRight w:val="0"/>
      <w:marTop w:val="0"/>
      <w:marBottom w:val="0"/>
      <w:divBdr>
        <w:top w:val="none" w:sz="0" w:space="0" w:color="auto"/>
        <w:left w:val="none" w:sz="0" w:space="0" w:color="auto"/>
        <w:bottom w:val="none" w:sz="0" w:space="0" w:color="auto"/>
        <w:right w:val="none" w:sz="0" w:space="0" w:color="auto"/>
      </w:divBdr>
    </w:div>
    <w:div w:id="1648127586">
      <w:bodyDiv w:val="1"/>
      <w:marLeft w:val="0"/>
      <w:marRight w:val="0"/>
      <w:marTop w:val="0"/>
      <w:marBottom w:val="0"/>
      <w:divBdr>
        <w:top w:val="none" w:sz="0" w:space="0" w:color="auto"/>
        <w:left w:val="none" w:sz="0" w:space="0" w:color="auto"/>
        <w:bottom w:val="none" w:sz="0" w:space="0" w:color="auto"/>
        <w:right w:val="none" w:sz="0" w:space="0" w:color="auto"/>
      </w:divBdr>
    </w:div>
    <w:div w:id="1709404851">
      <w:bodyDiv w:val="1"/>
      <w:marLeft w:val="0"/>
      <w:marRight w:val="0"/>
      <w:marTop w:val="0"/>
      <w:marBottom w:val="0"/>
      <w:divBdr>
        <w:top w:val="none" w:sz="0" w:space="0" w:color="auto"/>
        <w:left w:val="none" w:sz="0" w:space="0" w:color="auto"/>
        <w:bottom w:val="none" w:sz="0" w:space="0" w:color="auto"/>
        <w:right w:val="none" w:sz="0" w:space="0" w:color="auto"/>
      </w:divBdr>
    </w:div>
    <w:div w:id="1916042927">
      <w:bodyDiv w:val="1"/>
      <w:marLeft w:val="0"/>
      <w:marRight w:val="0"/>
      <w:marTop w:val="0"/>
      <w:marBottom w:val="0"/>
      <w:divBdr>
        <w:top w:val="none" w:sz="0" w:space="0" w:color="auto"/>
        <w:left w:val="none" w:sz="0" w:space="0" w:color="auto"/>
        <w:bottom w:val="none" w:sz="0" w:space="0" w:color="auto"/>
        <w:right w:val="none" w:sz="0" w:space="0" w:color="auto"/>
      </w:divBdr>
    </w:div>
    <w:div w:id="1941788654">
      <w:bodyDiv w:val="1"/>
      <w:marLeft w:val="0"/>
      <w:marRight w:val="0"/>
      <w:marTop w:val="0"/>
      <w:marBottom w:val="0"/>
      <w:divBdr>
        <w:top w:val="none" w:sz="0" w:space="0" w:color="auto"/>
        <w:left w:val="none" w:sz="0" w:space="0" w:color="auto"/>
        <w:bottom w:val="none" w:sz="0" w:space="0" w:color="auto"/>
        <w:right w:val="none" w:sz="0" w:space="0" w:color="auto"/>
      </w:divBdr>
    </w:div>
    <w:div w:id="20146059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www.nass.usda.gov/Statistics_by_State/Michigan/Publications/Annual_Statistical_Bulletin/stats19/agstat2019.pdf"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comments" Target="comments.xml"/><Relationship Id="rId12" Type="http://schemas.openxmlformats.org/officeDocument/2006/relationships/hyperlink" Target="https://www.nass.usda.gov/Statistics_by_State/Minnesota/Publications/Crops_Press_Releases/2020/MN-Crop-Production-Annual-01-20.pdf"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nass.usda.gov/Statistics_by_State/Wisconsin/Publications/Crops/2020/WI-Crop-Production-Annual-01-20.pdf"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png"/><Relationship Id="rId23"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5.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oter" Target="footer1.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08CED-B23A-4C23-BBBD-39B0B71D3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996</TotalTime>
  <Pages>24</Pages>
  <Words>6140</Words>
  <Characters>34998</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Lagos-Kutz, Doris - ARS</dc:creator>
  <cp:keywords/>
  <dc:description/>
  <cp:lastModifiedBy>Crossley, Michael</cp:lastModifiedBy>
  <cp:revision>231</cp:revision>
  <cp:lastPrinted>2022-04-28T21:44:00Z</cp:lastPrinted>
  <dcterms:created xsi:type="dcterms:W3CDTF">2023-03-08T15:53:00Z</dcterms:created>
  <dcterms:modified xsi:type="dcterms:W3CDTF">2023-03-15T18:16:00Z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http://www.zotero.org/styles/environmental-entomology</vt:lpwstr>
  </property>
  <property fmtid="{D5CDD505-2E9C-101B-9397-08002B2CF9AE}" pid="5" name="Mendeley Recent Style Name 1_1">
    <vt:lpwstr>Environmental Entomology</vt:lpwstr>
  </property>
  <property fmtid="{D5CDD505-2E9C-101B-9397-08002B2CF9AE}" pid="6" name="Mendeley Recent Style Id 2_1">
    <vt:lpwstr>http://www.zotero.org/styles/global-change-biology</vt:lpwstr>
  </property>
  <property fmtid="{D5CDD505-2E9C-101B-9397-08002B2CF9AE}" pid="7" name="Mendeley Recent Style Name 2_1">
    <vt:lpwstr>Global Change Biology</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http://www.zotero.org/styles/insects</vt:lpwstr>
  </property>
  <property fmtid="{D5CDD505-2E9C-101B-9397-08002B2CF9AE}" pid="11" name="Mendeley Recent Style Name 4_1">
    <vt:lpwstr>Insects</vt:lpwstr>
  </property>
  <property fmtid="{D5CDD505-2E9C-101B-9397-08002B2CF9AE}" pid="12" name="Mendeley Recent Style Id 5_1">
    <vt:lpwstr>http://www.zotero.org/styles/journal-of-applied-ecology</vt:lpwstr>
  </property>
  <property fmtid="{D5CDD505-2E9C-101B-9397-08002B2CF9AE}" pid="13" name="Mendeley Recent Style Name 5_1">
    <vt:lpwstr>Journal of Applied Ecology</vt:lpwstr>
  </property>
  <property fmtid="{D5CDD505-2E9C-101B-9397-08002B2CF9AE}" pid="14" name="Mendeley Recent Style Id 6_1">
    <vt:lpwstr>http://www.zotero.org/styles/nature</vt:lpwstr>
  </property>
  <property fmtid="{D5CDD505-2E9C-101B-9397-08002B2CF9AE}" pid="15" name="Mendeley Recent Style Name 6_1">
    <vt:lpwstr>Nature</vt:lpwstr>
  </property>
  <property fmtid="{D5CDD505-2E9C-101B-9397-08002B2CF9AE}" pid="16" name="Mendeley Recent Style Id 7_1">
    <vt:lpwstr>http://www.zotero.org/styles/pest-management-science</vt:lpwstr>
  </property>
  <property fmtid="{D5CDD505-2E9C-101B-9397-08002B2CF9AE}" pid="17" name="Mendeley Recent Style Name 7_1">
    <vt:lpwstr>Pest Management Science</vt:lpwstr>
  </property>
  <property fmtid="{D5CDD505-2E9C-101B-9397-08002B2CF9AE}" pid="18" name="Mendeley Recent Style Id 8_1">
    <vt:lpwstr>http://www.zotero.org/styles/pnas</vt:lpwstr>
  </property>
  <property fmtid="{D5CDD505-2E9C-101B-9397-08002B2CF9AE}" pid="19" name="Mendeley Recent Style Name 8_1">
    <vt:lpwstr>Proceedings of the National Academy of Sciences of the United States of America</vt:lpwstr>
  </property>
  <property fmtid="{D5CDD505-2E9C-101B-9397-08002B2CF9AE}" pid="20" name="Mendeley Recent Style Id 9_1">
    <vt:lpwstr>http://www.zotero.org/styles/science</vt:lpwstr>
  </property>
  <property fmtid="{D5CDD505-2E9C-101B-9397-08002B2CF9AE}" pid="21" name="Mendeley Recent Style Name 9_1">
    <vt:lpwstr>Science</vt:lpwstr>
  </property>
  <property fmtid="{D5CDD505-2E9C-101B-9397-08002B2CF9AE}" pid="22" name="Mendeley Document_1">
    <vt:lpwstr>True</vt:lpwstr>
  </property>
  <property fmtid="{D5CDD505-2E9C-101B-9397-08002B2CF9AE}" pid="23" name="Mendeley Unique User Id_1">
    <vt:lpwstr>80290fd5-5081-3f76-ad78-2e9ed992e12c</vt:lpwstr>
  </property>
  <property fmtid="{D5CDD505-2E9C-101B-9397-08002B2CF9AE}" pid="24" name="Mendeley Citation Style_1">
    <vt:lpwstr>http://www.zotero.org/styles/environmental-entomology</vt:lpwstr>
  </property>
</Properties>
</file>